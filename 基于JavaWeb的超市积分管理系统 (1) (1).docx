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68FA3">
      <w:pPr>
        <w:tabs>
          <w:tab w:val="left" w:pos="203"/>
          <w:tab w:val="center" w:pos="4213"/>
        </w:tabs>
        <w:jc w:val="left"/>
        <w:rPr>
          <w:rFonts w:hint="eastAsia" w:ascii="楷体" w:hAnsi="楷体" w:eastAsia="楷体" w:cs="楷体"/>
          <w:b/>
          <w:sz w:val="44"/>
          <w:szCs w:val="44"/>
        </w:rPr>
      </w:pPr>
      <w:r>
        <w:rPr>
          <w:rFonts w:hint="eastAsia" w:ascii="楷体" w:hAnsi="楷体" w:eastAsia="楷体" w:cs="楷体"/>
          <w:b/>
          <w:sz w:val="44"/>
          <w:szCs w:val="44"/>
        </w:rPr>
        <w:drawing>
          <wp:anchor distT="0" distB="0" distL="114300" distR="114300" simplePos="0" relativeHeight="251660288" behindDoc="0" locked="0" layoutInCell="1" allowOverlap="1">
            <wp:simplePos x="0" y="0"/>
            <wp:positionH relativeFrom="column">
              <wp:posOffset>830580</wp:posOffset>
            </wp:positionH>
            <wp:positionV relativeFrom="paragraph">
              <wp:posOffset>177165</wp:posOffset>
            </wp:positionV>
            <wp:extent cx="3636010" cy="1035050"/>
            <wp:effectExtent l="0" t="0" r="2540" b="13335"/>
            <wp:wrapNone/>
            <wp:docPr id="4" name="图片 1" descr="学院新LOGO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学院新LOGO123"/>
                    <pic:cNvPicPr>
                      <a:picLocks noChangeAspect="1"/>
                    </pic:cNvPicPr>
                  </pic:nvPicPr>
                  <pic:blipFill>
                    <a:blip r:embed="rId14"/>
                    <a:srcRect l="11899" t="29141" r="6033" b="40315"/>
                    <a:stretch>
                      <a:fillRect/>
                    </a:stretch>
                  </pic:blipFill>
                  <pic:spPr>
                    <a:xfrm>
                      <a:off x="0" y="0"/>
                      <a:ext cx="3636010" cy="1035050"/>
                    </a:xfrm>
                    <a:prstGeom prst="rect">
                      <a:avLst/>
                    </a:prstGeom>
                    <a:noFill/>
                    <a:ln>
                      <a:noFill/>
                    </a:ln>
                  </pic:spPr>
                </pic:pic>
              </a:graphicData>
            </a:graphic>
          </wp:anchor>
        </w:drawing>
      </w:r>
    </w:p>
    <w:p w14:paraId="798140F2">
      <w:pPr>
        <w:jc w:val="center"/>
        <w:rPr>
          <w:rFonts w:hint="eastAsia" w:ascii="楷体" w:hAnsi="楷体" w:eastAsia="楷体" w:cs="楷体"/>
          <w:b/>
          <w:sz w:val="44"/>
          <w:szCs w:val="44"/>
        </w:rPr>
      </w:pPr>
    </w:p>
    <w:p w14:paraId="6EA570DB">
      <w:pPr>
        <w:jc w:val="center"/>
        <w:rPr>
          <w:rFonts w:hint="eastAsia" w:ascii="楷体" w:hAnsi="楷体" w:eastAsia="楷体" w:cs="楷体"/>
          <w:b/>
          <w:sz w:val="44"/>
          <w:szCs w:val="44"/>
        </w:rPr>
      </w:pPr>
    </w:p>
    <w:p w14:paraId="5BE785F5">
      <w:pPr>
        <w:jc w:val="center"/>
        <w:rPr>
          <w:rFonts w:hint="eastAsia" w:ascii="楷体" w:hAnsi="楷体" w:eastAsia="楷体" w:cs="楷体"/>
          <w:b/>
          <w:sz w:val="44"/>
          <w:szCs w:val="44"/>
          <w:lang w:val="en-US" w:eastAsia="zh-CN"/>
        </w:rPr>
      </w:pPr>
    </w:p>
    <w:p w14:paraId="5C0AE058">
      <w:pPr>
        <w:jc w:val="center"/>
        <w:rPr>
          <w:rFonts w:hint="eastAsia" w:ascii="楷体" w:hAnsi="楷体" w:eastAsia="楷体" w:cs="楷体"/>
          <w:b/>
          <w:sz w:val="44"/>
          <w:szCs w:val="44"/>
        </w:rPr>
      </w:pPr>
    </w:p>
    <w:p w14:paraId="284D6FBB">
      <w:pPr>
        <w:jc w:val="center"/>
        <w:rPr>
          <w:rFonts w:hint="eastAsia" w:ascii="楷体" w:hAnsi="楷体" w:eastAsia="楷体" w:cs="楷体"/>
          <w:b/>
          <w:sz w:val="44"/>
          <w:szCs w:val="44"/>
        </w:rPr>
      </w:pPr>
    </w:p>
    <w:p w14:paraId="3DC411A8">
      <w:pPr>
        <w:jc w:val="center"/>
        <w:rPr>
          <w:rFonts w:hint="eastAsia" w:ascii="楷体" w:hAnsi="楷体" w:eastAsia="楷体" w:cs="楷体"/>
          <w:b/>
          <w:sz w:val="44"/>
          <w:szCs w:val="44"/>
        </w:rPr>
      </w:pPr>
      <w:r>
        <w:rPr>
          <w:rFonts w:hint="eastAsia" w:ascii="楷体" w:hAnsi="楷体" w:eastAsia="楷体" w:cs="楷体"/>
          <w:b/>
          <w:sz w:val="44"/>
          <w:szCs w:val="44"/>
        </w:rPr>
        <w:t>本科毕业论文（设计）</w:t>
      </w:r>
    </w:p>
    <w:p w14:paraId="25E620C4">
      <w:pPr>
        <w:jc w:val="center"/>
        <w:rPr>
          <w:rFonts w:hint="eastAsia" w:ascii="楷体" w:hAnsi="楷体" w:eastAsia="楷体" w:cs="楷体"/>
          <w:b/>
          <w:sz w:val="44"/>
          <w:szCs w:val="44"/>
        </w:rPr>
      </w:pPr>
    </w:p>
    <w:p w14:paraId="0883C4AA">
      <w:pPr>
        <w:widowControl/>
        <w:jc w:val="center"/>
        <w:rPr>
          <w:rFonts w:hint="eastAsia" w:ascii="宋体" w:hAnsi="宋体" w:cs="宋体"/>
          <w:b/>
          <w:bCs/>
          <w:sz w:val="30"/>
          <w:szCs w:val="30"/>
        </w:rPr>
      </w:pPr>
      <w:r>
        <w:rPr>
          <w:rFonts w:hint="eastAsia" w:ascii="黑体" w:hAnsi="宋体" w:eastAsia="黑体" w:cs="黑体"/>
          <w:b/>
          <w:bCs/>
          <w:color w:val="000000"/>
          <w:kern w:val="0"/>
          <w:sz w:val="44"/>
          <w:szCs w:val="44"/>
          <w:lang w:bidi="ar"/>
        </w:rPr>
        <w:t>基于Javaweb的超市积分管理系统</w:t>
      </w:r>
    </w:p>
    <w:p w14:paraId="421C6FD8">
      <w:pPr>
        <w:rPr>
          <w:rFonts w:hint="eastAsia" w:ascii="宋体" w:hAnsi="宋体" w:cs="宋体"/>
          <w:b/>
          <w:bCs/>
          <w:sz w:val="30"/>
          <w:szCs w:val="30"/>
        </w:rPr>
      </w:pPr>
    </w:p>
    <w:p w14:paraId="57FB9340">
      <w:pPr>
        <w:rPr>
          <w:rFonts w:hint="eastAsia" w:ascii="宋体" w:hAnsi="宋体" w:cs="宋体"/>
          <w:b/>
          <w:bCs/>
          <w:sz w:val="30"/>
          <w:szCs w:val="30"/>
        </w:rPr>
      </w:pPr>
    </w:p>
    <w:tbl>
      <w:tblPr>
        <w:tblStyle w:val="8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4487"/>
      </w:tblGrid>
      <w:tr w14:paraId="76A2E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575" w:type="dxa"/>
            <w:vAlign w:val="bottom"/>
          </w:tcPr>
          <w:p w14:paraId="694CD9A9">
            <w:pPr>
              <w:jc w:val="left"/>
              <w:rPr>
                <w:rFonts w:hint="eastAsia" w:ascii="宋体" w:hAnsi="宋体"/>
                <w:b/>
                <w:sz w:val="30"/>
                <w:szCs w:val="30"/>
                <w:u w:val="single"/>
              </w:rPr>
            </w:pPr>
            <w:r>
              <w:rPr>
                <w:rFonts w:hint="eastAsia" w:ascii="宋体" w:hAnsi="宋体" w:cs="宋体"/>
                <w:b/>
                <w:bCs/>
                <w:spacing w:val="302"/>
                <w:kern w:val="0"/>
                <w:sz w:val="30"/>
                <w:szCs w:val="30"/>
                <w:fitText w:val="1204" w:id="-1167408380"/>
              </w:rPr>
              <w:t>学</w:t>
            </w:r>
            <w:r>
              <w:rPr>
                <w:rFonts w:hint="eastAsia" w:ascii="宋体" w:hAnsi="宋体" w:cs="宋体"/>
                <w:b/>
                <w:bCs/>
                <w:spacing w:val="0"/>
                <w:kern w:val="0"/>
                <w:sz w:val="30"/>
                <w:szCs w:val="30"/>
                <w:fitText w:val="1204" w:id="-1167408380"/>
              </w:rPr>
              <w:t>院</w:t>
            </w:r>
            <w:r>
              <w:rPr>
                <w:rFonts w:hint="eastAsia" w:ascii="宋体" w:hAnsi="宋体" w:cs="宋体"/>
                <w:b/>
                <w:bCs/>
                <w:sz w:val="30"/>
                <w:szCs w:val="30"/>
              </w:rPr>
              <w:t>：</w:t>
            </w:r>
          </w:p>
        </w:tc>
        <w:tc>
          <w:tcPr>
            <w:tcW w:w="4487" w:type="dxa"/>
            <w:tcBorders>
              <w:bottom w:val="single" w:color="auto" w:sz="4" w:space="0"/>
            </w:tcBorders>
            <w:vAlign w:val="bottom"/>
          </w:tcPr>
          <w:p w14:paraId="44471950">
            <w:pPr>
              <w:jc w:val="center"/>
              <w:rPr>
                <w:rFonts w:hint="eastAsia" w:ascii="楷体" w:hAnsi="楷体" w:eastAsia="楷体"/>
                <w:sz w:val="30"/>
                <w:szCs w:val="30"/>
              </w:rPr>
            </w:pPr>
            <w:r>
              <w:rPr>
                <w:rFonts w:hint="eastAsia" w:ascii="楷体" w:hAnsi="楷体" w:eastAsia="楷体"/>
                <w:sz w:val="30"/>
                <w:szCs w:val="30"/>
              </w:rPr>
              <w:t>人工智能与大数据学院</w:t>
            </w:r>
          </w:p>
        </w:tc>
      </w:tr>
      <w:tr w14:paraId="6F394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61B7004E">
            <w:pPr>
              <w:spacing w:line="360" w:lineRule="auto"/>
              <w:rPr>
                <w:rFonts w:hint="eastAsia" w:ascii="宋体" w:hAnsi="宋体"/>
                <w:b/>
                <w:sz w:val="30"/>
                <w:szCs w:val="30"/>
                <w:u w:val="single"/>
              </w:rPr>
            </w:pPr>
          </w:p>
        </w:tc>
        <w:tc>
          <w:tcPr>
            <w:tcW w:w="4487" w:type="dxa"/>
            <w:tcBorders>
              <w:top w:val="single" w:color="auto" w:sz="4" w:space="0"/>
            </w:tcBorders>
          </w:tcPr>
          <w:p w14:paraId="4493A54D">
            <w:pPr>
              <w:spacing w:line="360" w:lineRule="auto"/>
              <w:rPr>
                <w:rFonts w:hint="eastAsia" w:ascii="宋体" w:hAnsi="宋体"/>
                <w:b/>
                <w:sz w:val="30"/>
                <w:szCs w:val="30"/>
                <w:u w:val="single"/>
              </w:rPr>
            </w:pPr>
          </w:p>
        </w:tc>
      </w:tr>
      <w:tr w14:paraId="6CF3A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02D3FFA1">
            <w:pPr>
              <w:rPr>
                <w:rFonts w:hint="eastAsia" w:ascii="宋体" w:hAnsi="宋体"/>
                <w:b/>
                <w:sz w:val="30"/>
                <w:szCs w:val="30"/>
                <w:u w:val="single"/>
              </w:rPr>
            </w:pPr>
            <w:r>
              <w:rPr>
                <w:rFonts w:hint="eastAsia" w:ascii="宋体" w:hAnsi="宋体" w:cs="宋体"/>
                <w:b/>
                <w:bCs/>
                <w:spacing w:val="302"/>
                <w:kern w:val="0"/>
                <w:sz w:val="30"/>
                <w:szCs w:val="30"/>
                <w:fitText w:val="1204" w:id="-1167408381"/>
              </w:rPr>
              <w:t>专</w:t>
            </w:r>
            <w:r>
              <w:rPr>
                <w:rFonts w:hint="eastAsia" w:ascii="宋体" w:hAnsi="宋体" w:cs="宋体"/>
                <w:b/>
                <w:bCs/>
                <w:spacing w:val="0"/>
                <w:kern w:val="0"/>
                <w:sz w:val="30"/>
                <w:szCs w:val="30"/>
                <w:fitText w:val="1204" w:id="-1167408381"/>
              </w:rPr>
              <w:t>业</w:t>
            </w:r>
            <w:r>
              <w:rPr>
                <w:rFonts w:hint="eastAsia" w:ascii="宋体" w:hAnsi="宋体" w:cs="宋体"/>
                <w:b/>
                <w:bCs/>
                <w:sz w:val="30"/>
                <w:szCs w:val="30"/>
              </w:rPr>
              <w:t>：</w:t>
            </w:r>
          </w:p>
        </w:tc>
        <w:tc>
          <w:tcPr>
            <w:tcW w:w="4487" w:type="dxa"/>
            <w:tcBorders>
              <w:bottom w:val="single" w:color="auto" w:sz="4" w:space="0"/>
            </w:tcBorders>
          </w:tcPr>
          <w:p w14:paraId="1A027FF5">
            <w:pPr>
              <w:jc w:val="center"/>
              <w:rPr>
                <w:rFonts w:hint="eastAsia" w:ascii="楷体" w:hAnsi="楷体" w:eastAsia="楷体"/>
                <w:sz w:val="30"/>
                <w:szCs w:val="30"/>
              </w:rPr>
            </w:pPr>
            <w:r>
              <w:rPr>
                <w:rFonts w:hint="eastAsia" w:ascii="楷体" w:hAnsi="楷体" w:eastAsia="楷体"/>
                <w:sz w:val="30"/>
                <w:szCs w:val="30"/>
              </w:rPr>
              <w:t>计算机科学与技术</w:t>
            </w:r>
          </w:p>
        </w:tc>
      </w:tr>
      <w:tr w14:paraId="366AC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59E309B0">
            <w:pPr>
              <w:rPr>
                <w:rFonts w:hint="eastAsia" w:ascii="宋体" w:hAnsi="宋体"/>
                <w:b/>
                <w:sz w:val="30"/>
                <w:szCs w:val="30"/>
                <w:u w:val="single"/>
              </w:rPr>
            </w:pPr>
          </w:p>
        </w:tc>
        <w:tc>
          <w:tcPr>
            <w:tcW w:w="4487" w:type="dxa"/>
            <w:tcBorders>
              <w:top w:val="single" w:color="auto" w:sz="4" w:space="0"/>
            </w:tcBorders>
          </w:tcPr>
          <w:p w14:paraId="75F7970D">
            <w:pPr>
              <w:rPr>
                <w:rFonts w:hint="eastAsia" w:ascii="宋体" w:hAnsi="宋体"/>
                <w:b/>
                <w:sz w:val="30"/>
                <w:szCs w:val="30"/>
                <w:u w:val="single"/>
              </w:rPr>
            </w:pPr>
          </w:p>
        </w:tc>
      </w:tr>
      <w:tr w14:paraId="27E24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385706D8">
            <w:pPr>
              <w:rPr>
                <w:rFonts w:hint="eastAsia" w:ascii="宋体" w:hAnsi="宋体"/>
                <w:b/>
                <w:sz w:val="30"/>
                <w:szCs w:val="30"/>
                <w:u w:val="single"/>
              </w:rPr>
            </w:pPr>
            <w:r>
              <w:rPr>
                <w:rFonts w:hint="eastAsia" w:ascii="宋体" w:hAnsi="宋体" w:cs="宋体"/>
                <w:b/>
                <w:bCs/>
                <w:spacing w:val="302"/>
                <w:kern w:val="0"/>
                <w:sz w:val="30"/>
                <w:szCs w:val="30"/>
                <w:fitText w:val="1204" w:id="-1167408382"/>
              </w:rPr>
              <w:t>学</w:t>
            </w:r>
            <w:r>
              <w:rPr>
                <w:rFonts w:hint="eastAsia" w:ascii="宋体" w:hAnsi="宋体" w:cs="宋体"/>
                <w:b/>
                <w:bCs/>
                <w:spacing w:val="0"/>
                <w:kern w:val="0"/>
                <w:sz w:val="30"/>
                <w:szCs w:val="30"/>
                <w:fitText w:val="1204" w:id="-1167408382"/>
              </w:rPr>
              <w:t>号</w:t>
            </w:r>
            <w:r>
              <w:rPr>
                <w:rFonts w:hint="eastAsia" w:ascii="宋体" w:hAnsi="宋体" w:cs="宋体"/>
                <w:b/>
                <w:bCs/>
                <w:sz w:val="30"/>
                <w:szCs w:val="30"/>
              </w:rPr>
              <w:t>：</w:t>
            </w:r>
          </w:p>
        </w:tc>
        <w:tc>
          <w:tcPr>
            <w:tcW w:w="4487" w:type="dxa"/>
            <w:tcBorders>
              <w:bottom w:val="single" w:color="auto" w:sz="4" w:space="0"/>
            </w:tcBorders>
          </w:tcPr>
          <w:p w14:paraId="7DAE6EEC">
            <w:pPr>
              <w:jc w:val="center"/>
              <w:rPr>
                <w:rFonts w:hint="eastAsia" w:ascii="楷体" w:hAnsi="楷体" w:eastAsia="楷体"/>
                <w:sz w:val="30"/>
                <w:szCs w:val="30"/>
              </w:rPr>
            </w:pPr>
            <w:r>
              <w:rPr>
                <w:rFonts w:hint="eastAsia" w:ascii="楷体" w:hAnsi="楷体" w:eastAsia="楷体"/>
                <w:sz w:val="30"/>
                <w:szCs w:val="30"/>
              </w:rPr>
              <w:t>223817310923</w:t>
            </w:r>
          </w:p>
        </w:tc>
      </w:tr>
      <w:tr w14:paraId="28C6C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2EDDC567">
            <w:pPr>
              <w:rPr>
                <w:rFonts w:hint="eastAsia" w:ascii="宋体" w:hAnsi="宋体"/>
                <w:b/>
                <w:sz w:val="30"/>
                <w:szCs w:val="30"/>
                <w:u w:val="single"/>
              </w:rPr>
            </w:pPr>
          </w:p>
        </w:tc>
        <w:tc>
          <w:tcPr>
            <w:tcW w:w="4487" w:type="dxa"/>
            <w:tcBorders>
              <w:top w:val="single" w:color="auto" w:sz="4" w:space="0"/>
            </w:tcBorders>
          </w:tcPr>
          <w:p w14:paraId="0CEADA56">
            <w:pPr>
              <w:rPr>
                <w:rFonts w:hint="eastAsia" w:ascii="宋体" w:hAnsi="宋体"/>
                <w:b/>
                <w:sz w:val="30"/>
                <w:szCs w:val="30"/>
                <w:u w:val="single"/>
              </w:rPr>
            </w:pPr>
          </w:p>
        </w:tc>
      </w:tr>
      <w:tr w14:paraId="49C1E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6CE10E95">
            <w:pPr>
              <w:jc w:val="left"/>
              <w:rPr>
                <w:rFonts w:hint="eastAsia" w:ascii="宋体" w:hAnsi="宋体"/>
                <w:b/>
                <w:sz w:val="30"/>
                <w:szCs w:val="30"/>
                <w:u w:val="single"/>
              </w:rPr>
            </w:pPr>
            <w:r>
              <w:rPr>
                <w:rFonts w:hint="eastAsia" w:ascii="宋体" w:hAnsi="宋体" w:cs="宋体"/>
                <w:b/>
                <w:bCs/>
                <w:spacing w:val="302"/>
                <w:kern w:val="0"/>
                <w:sz w:val="30"/>
                <w:szCs w:val="30"/>
                <w:fitText w:val="1204" w:id="-1167408383"/>
              </w:rPr>
              <w:t>姓</w:t>
            </w:r>
            <w:r>
              <w:rPr>
                <w:rFonts w:hint="eastAsia" w:ascii="宋体" w:hAnsi="宋体" w:cs="宋体"/>
                <w:b/>
                <w:bCs/>
                <w:spacing w:val="0"/>
                <w:kern w:val="0"/>
                <w:sz w:val="30"/>
                <w:szCs w:val="30"/>
                <w:fitText w:val="1204" w:id="-1167408383"/>
              </w:rPr>
              <w:t>名</w:t>
            </w:r>
            <w:r>
              <w:rPr>
                <w:rFonts w:hint="eastAsia" w:ascii="宋体" w:hAnsi="宋体" w:cs="宋体"/>
                <w:b/>
                <w:bCs/>
                <w:sz w:val="30"/>
                <w:szCs w:val="30"/>
              </w:rPr>
              <w:t>：</w:t>
            </w:r>
          </w:p>
        </w:tc>
        <w:tc>
          <w:tcPr>
            <w:tcW w:w="4487" w:type="dxa"/>
            <w:tcBorders>
              <w:bottom w:val="single" w:color="auto" w:sz="4" w:space="0"/>
            </w:tcBorders>
          </w:tcPr>
          <w:p w14:paraId="10F95F18">
            <w:pPr>
              <w:jc w:val="center"/>
              <w:rPr>
                <w:rFonts w:hint="eastAsia" w:ascii="楷体" w:hAnsi="楷体" w:eastAsia="楷体"/>
                <w:sz w:val="30"/>
                <w:szCs w:val="30"/>
              </w:rPr>
            </w:pPr>
            <w:r>
              <w:rPr>
                <w:rFonts w:hint="eastAsia" w:ascii="楷体" w:hAnsi="楷体" w:eastAsia="楷体"/>
                <w:sz w:val="30"/>
                <w:szCs w:val="30"/>
              </w:rPr>
              <w:t>赵兴源</w:t>
            </w:r>
          </w:p>
        </w:tc>
      </w:tr>
      <w:tr w14:paraId="63EA6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2E559EE2">
            <w:pPr>
              <w:rPr>
                <w:rFonts w:hint="eastAsia" w:ascii="宋体" w:hAnsi="宋体"/>
                <w:b/>
                <w:sz w:val="30"/>
                <w:szCs w:val="30"/>
                <w:u w:val="single"/>
              </w:rPr>
            </w:pPr>
          </w:p>
        </w:tc>
        <w:tc>
          <w:tcPr>
            <w:tcW w:w="4487" w:type="dxa"/>
            <w:tcBorders>
              <w:top w:val="single" w:color="auto" w:sz="4" w:space="0"/>
            </w:tcBorders>
          </w:tcPr>
          <w:p w14:paraId="25BD22BD">
            <w:pPr>
              <w:rPr>
                <w:rFonts w:hint="eastAsia" w:ascii="宋体" w:hAnsi="宋体"/>
                <w:b/>
                <w:sz w:val="30"/>
                <w:szCs w:val="30"/>
                <w:u w:val="single"/>
              </w:rPr>
            </w:pPr>
          </w:p>
        </w:tc>
      </w:tr>
      <w:tr w14:paraId="7D9B8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33D5751A">
            <w:pPr>
              <w:rPr>
                <w:rFonts w:hint="eastAsia" w:ascii="宋体" w:hAnsi="宋体"/>
                <w:b/>
                <w:sz w:val="30"/>
                <w:szCs w:val="30"/>
                <w:u w:val="single"/>
              </w:rPr>
            </w:pPr>
            <w:r>
              <w:rPr>
                <w:rFonts w:hint="eastAsia" w:ascii="宋体" w:hAnsi="宋体" w:cs="宋体"/>
                <w:b/>
                <w:bCs/>
                <w:spacing w:val="0"/>
                <w:w w:val="100"/>
                <w:kern w:val="0"/>
                <w:sz w:val="30"/>
                <w:szCs w:val="30"/>
                <w:fitText w:val="1204" w:id="-1167408384"/>
              </w:rPr>
              <w:t>指导教师</w:t>
            </w:r>
            <w:r>
              <w:rPr>
                <w:rFonts w:hint="eastAsia" w:ascii="宋体" w:hAnsi="宋体" w:cs="宋体"/>
                <w:b/>
                <w:bCs/>
                <w:sz w:val="30"/>
                <w:szCs w:val="30"/>
              </w:rPr>
              <w:t>：</w:t>
            </w:r>
          </w:p>
        </w:tc>
        <w:tc>
          <w:tcPr>
            <w:tcW w:w="4487" w:type="dxa"/>
            <w:tcBorders>
              <w:bottom w:val="single" w:color="auto" w:sz="4" w:space="0"/>
            </w:tcBorders>
          </w:tcPr>
          <w:p w14:paraId="1EFA2649">
            <w:pPr>
              <w:jc w:val="center"/>
              <w:rPr>
                <w:rFonts w:hint="eastAsia" w:ascii="楷体" w:hAnsi="楷体" w:eastAsia="楷体"/>
                <w:sz w:val="30"/>
                <w:szCs w:val="30"/>
              </w:rPr>
            </w:pPr>
            <w:r>
              <w:rPr>
                <w:rFonts w:hint="eastAsia" w:ascii="楷体" w:hAnsi="楷体" w:eastAsia="楷体"/>
                <w:sz w:val="30"/>
                <w:szCs w:val="30"/>
              </w:rPr>
              <w:t>朱琳</w:t>
            </w:r>
          </w:p>
        </w:tc>
      </w:tr>
    </w:tbl>
    <w:p w14:paraId="53CC6321">
      <w:pPr>
        <w:snapToGrid w:val="0"/>
        <w:spacing w:line="360" w:lineRule="exact"/>
        <w:rPr>
          <w:rFonts w:hint="eastAsia" w:ascii="宋体" w:hAnsi="宋体"/>
        </w:rPr>
      </w:pPr>
    </w:p>
    <w:p w14:paraId="6303CED0">
      <w:pPr>
        <w:snapToGrid w:val="0"/>
        <w:spacing w:line="360" w:lineRule="exact"/>
        <w:rPr>
          <w:rFonts w:hint="eastAsia" w:ascii="宋体" w:hAnsi="宋体"/>
        </w:rPr>
      </w:pPr>
    </w:p>
    <w:p w14:paraId="2421FBFF">
      <w:pPr>
        <w:snapToGrid w:val="0"/>
        <w:spacing w:line="360" w:lineRule="exact"/>
        <w:jc w:val="center"/>
        <w:rPr>
          <w:rFonts w:hint="eastAsia" w:ascii="宋体" w:hAnsi="宋体" w:cs="宋体"/>
          <w:b/>
          <w:bCs/>
          <w:sz w:val="30"/>
          <w:szCs w:val="30"/>
        </w:rPr>
      </w:pPr>
      <w:r>
        <w:rPr>
          <w:rFonts w:hint="eastAsia" w:ascii="宋体" w:hAnsi="宋体" w:cs="宋体"/>
          <w:b/>
          <w:bCs/>
          <w:sz w:val="30"/>
          <w:szCs w:val="30"/>
        </w:rPr>
        <w:t>二〇二五年四月</w:t>
      </w:r>
    </w:p>
    <w:p w14:paraId="01F630B3">
      <w:pPr>
        <w:snapToGrid w:val="0"/>
        <w:spacing w:line="360" w:lineRule="exact"/>
        <w:rPr>
          <w:rFonts w:hint="eastAsia" w:ascii="宋体" w:hAnsi="宋体"/>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9E3CA2F">
      <w:pPr>
        <w:snapToGrid w:val="0"/>
        <w:spacing w:line="360" w:lineRule="auto"/>
        <w:ind w:firstLine="482"/>
        <w:jc w:val="center"/>
        <w:rPr>
          <w:b/>
        </w:rPr>
      </w:pPr>
      <w:bookmarkStart w:id="0" w:name="原创性声明"/>
    </w:p>
    <w:bookmarkEnd w:id="0"/>
    <w:p w14:paraId="42D044D1">
      <w:pPr>
        <w:snapToGrid w:val="0"/>
        <w:spacing w:line="360" w:lineRule="auto"/>
        <w:jc w:val="center"/>
        <w:rPr>
          <w:rFonts w:eastAsia="仿宋_GB2312"/>
          <w:b/>
          <w:sz w:val="32"/>
        </w:rPr>
      </w:pPr>
      <w:r>
        <w:rPr>
          <w:rFonts w:hint="eastAsia" w:eastAsia="仿宋_GB2312"/>
          <w:b/>
          <w:sz w:val="32"/>
        </w:rPr>
        <w:t>成都文理学院本科毕业论文</w:t>
      </w:r>
      <w:r>
        <w:rPr>
          <w:rFonts w:eastAsia="仿宋_GB2312"/>
          <w:b/>
          <w:sz w:val="32"/>
        </w:rPr>
        <w:t>（</w:t>
      </w:r>
      <w:r>
        <w:rPr>
          <w:rFonts w:hint="eastAsia" w:eastAsia="仿宋_GB2312"/>
          <w:b/>
          <w:sz w:val="32"/>
        </w:rPr>
        <w:t>设计</w:t>
      </w:r>
      <w:r>
        <w:rPr>
          <w:rFonts w:eastAsia="仿宋_GB2312"/>
          <w:b/>
          <w:sz w:val="32"/>
        </w:rPr>
        <w:t>）</w:t>
      </w:r>
      <w:r>
        <w:rPr>
          <w:rFonts w:hint="eastAsia" w:eastAsia="仿宋_GB2312"/>
          <w:b/>
          <w:sz w:val="32"/>
        </w:rPr>
        <w:t>独创性声明</w:t>
      </w:r>
    </w:p>
    <w:p w14:paraId="4AECD44D">
      <w:pPr>
        <w:adjustRightInd w:val="0"/>
        <w:snapToGrid w:val="0"/>
        <w:spacing w:line="360" w:lineRule="auto"/>
        <w:ind w:firstLine="480"/>
        <w:rPr>
          <w:rFonts w:eastAsia="仿宋_GB2312"/>
        </w:rPr>
      </w:pPr>
    </w:p>
    <w:p w14:paraId="7A9967A9">
      <w:pPr>
        <w:adjustRightInd w:val="0"/>
        <w:snapToGrid w:val="0"/>
        <w:spacing w:line="360" w:lineRule="auto"/>
        <w:ind w:firstLine="480"/>
        <w:rPr>
          <w:rFonts w:eastAsia="仿宋_GB2312"/>
        </w:rPr>
      </w:pPr>
      <w:r>
        <w:rPr>
          <w:rFonts w:hint="eastAsia" w:eastAsia="仿宋_GB2312"/>
        </w:rPr>
        <w:t>本人郑重声明：所呈交的毕业论文（设计）是本人在指导老师的指导下独立进行研究所取得的研究成果。除了文中特别加以标注引用的内容外，本论文（设计）不包含任何其他个人或集体已经发表或撰写的成果作品。对本论文（设计）研究作出重要贡献的个人和集体，均已在文中以明确方式标明。本</w:t>
      </w:r>
      <w:r>
        <w:rPr>
          <w:rFonts w:eastAsia="仿宋_GB2312"/>
        </w:rPr>
        <w:t>声明</w:t>
      </w:r>
      <w:r>
        <w:rPr>
          <w:rFonts w:hint="eastAsia" w:eastAsia="仿宋_GB2312"/>
        </w:rPr>
        <w:t>的法律结果由本人承担。</w:t>
      </w:r>
    </w:p>
    <w:p w14:paraId="6A2AA87E">
      <w:pPr>
        <w:adjustRightInd w:val="0"/>
        <w:snapToGrid w:val="0"/>
        <w:spacing w:line="360" w:lineRule="auto"/>
        <w:ind w:firstLine="480"/>
        <w:rPr>
          <w:rFonts w:eastAsia="仿宋_GB2312"/>
        </w:rPr>
      </w:pPr>
      <w:r>
        <w:rPr>
          <w:rFonts w:hint="eastAsia" w:eastAsia="仿宋_GB2312"/>
        </w:rPr>
        <w:t>本人</w:t>
      </w:r>
      <w:r>
        <w:rPr>
          <w:rFonts w:eastAsia="仿宋_GB2312"/>
        </w:rPr>
        <w:t>承诺：已提交的</w:t>
      </w:r>
      <w:r>
        <w:rPr>
          <w:rFonts w:hint="eastAsia" w:eastAsia="仿宋_GB2312"/>
        </w:rPr>
        <w:t>毕业</w:t>
      </w:r>
      <w:r>
        <w:rPr>
          <w:rFonts w:eastAsia="仿宋_GB2312"/>
        </w:rPr>
        <w:t>论文</w:t>
      </w:r>
      <w:r>
        <w:rPr>
          <w:rFonts w:hint="eastAsia" w:eastAsia="仿宋_GB2312"/>
        </w:rPr>
        <w:t>（设计）</w:t>
      </w:r>
      <w:r>
        <w:rPr>
          <w:rFonts w:eastAsia="仿宋_GB2312"/>
        </w:rPr>
        <w:t>电子版与</w:t>
      </w:r>
      <w:r>
        <w:rPr>
          <w:rFonts w:hint="eastAsia" w:eastAsia="仿宋_GB2312"/>
        </w:rPr>
        <w:t>纸质版</w:t>
      </w:r>
      <w:r>
        <w:rPr>
          <w:rFonts w:eastAsia="仿宋_GB2312"/>
        </w:rPr>
        <w:t>内容一致。如因</w:t>
      </w:r>
      <w:r>
        <w:rPr>
          <w:rFonts w:hint="eastAsia" w:eastAsia="仿宋_GB2312"/>
        </w:rPr>
        <w:t>不一致</w:t>
      </w:r>
      <w:r>
        <w:rPr>
          <w:rFonts w:eastAsia="仿宋_GB2312"/>
        </w:rPr>
        <w:t>而引起学术声誉损失由本人自负。</w:t>
      </w:r>
    </w:p>
    <w:p w14:paraId="018ECB69">
      <w:pPr>
        <w:adjustRightInd w:val="0"/>
        <w:snapToGrid w:val="0"/>
        <w:spacing w:line="360" w:lineRule="auto"/>
        <w:ind w:firstLine="480"/>
        <w:rPr>
          <w:rFonts w:eastAsia="仿宋_GB2312"/>
        </w:rPr>
      </w:pPr>
    </w:p>
    <w:p w14:paraId="5E1E2241">
      <w:pPr>
        <w:adjustRightInd w:val="0"/>
        <w:snapToGrid w:val="0"/>
        <w:spacing w:line="360" w:lineRule="auto"/>
        <w:ind w:firstLine="480"/>
        <w:rPr>
          <w:rFonts w:eastAsia="仿宋_GB2312"/>
        </w:rPr>
      </w:pPr>
      <w:r>
        <w:rPr>
          <w:rFonts w:hint="eastAsia" w:eastAsia="仿宋_GB2312"/>
        </w:rPr>
        <w:t>毕业</w:t>
      </w:r>
      <w:r>
        <w:rPr>
          <w:rFonts w:eastAsia="仿宋_GB2312"/>
        </w:rPr>
        <w:t>论文（</w:t>
      </w:r>
      <w:r>
        <w:rPr>
          <w:rFonts w:hint="eastAsia" w:eastAsia="仿宋_GB2312"/>
        </w:rPr>
        <w:t>设计</w:t>
      </w:r>
      <w:r>
        <w:rPr>
          <w:rFonts w:eastAsia="仿宋_GB2312"/>
        </w:rPr>
        <w:t>）</w:t>
      </w:r>
      <w:r>
        <w:rPr>
          <w:rFonts w:hint="eastAsia" w:eastAsia="仿宋_GB2312"/>
        </w:rPr>
        <w:t>作者签名：赵兴源签字</w:t>
      </w:r>
      <w:r>
        <w:rPr>
          <w:rFonts w:eastAsia="仿宋_GB2312"/>
        </w:rPr>
        <w:t>日期</w:t>
      </w:r>
      <w:r>
        <w:rPr>
          <w:rFonts w:hint="eastAsia" w:eastAsia="仿宋_GB2312"/>
        </w:rPr>
        <w:t>：2025年9月26日</w:t>
      </w:r>
    </w:p>
    <w:p w14:paraId="451510C6">
      <w:pPr>
        <w:adjustRightInd w:val="0"/>
        <w:snapToGrid w:val="0"/>
        <w:spacing w:line="360" w:lineRule="auto"/>
        <w:ind w:firstLine="480"/>
        <w:rPr>
          <w:rFonts w:eastAsia="仿宋_GB2312"/>
        </w:rPr>
      </w:pPr>
    </w:p>
    <w:p w14:paraId="54315638">
      <w:pPr>
        <w:adjustRightInd w:val="0"/>
        <w:snapToGrid w:val="0"/>
        <w:spacing w:line="360" w:lineRule="auto"/>
        <w:ind w:firstLine="480"/>
        <w:rPr>
          <w:rFonts w:eastAsia="仿宋_GB2312"/>
        </w:rPr>
      </w:pPr>
    </w:p>
    <w:p w14:paraId="03C57777">
      <w:pPr>
        <w:adjustRightInd w:val="0"/>
        <w:snapToGrid w:val="0"/>
        <w:spacing w:line="360" w:lineRule="auto"/>
        <w:ind w:firstLine="480"/>
        <w:rPr>
          <w:rFonts w:eastAsia="仿宋_GB2312"/>
        </w:rPr>
      </w:pPr>
    </w:p>
    <w:p w14:paraId="4984D0E5">
      <w:pPr>
        <w:adjustRightInd w:val="0"/>
        <w:snapToGrid w:val="0"/>
        <w:spacing w:line="360" w:lineRule="auto"/>
        <w:ind w:firstLine="480"/>
        <w:rPr>
          <w:rFonts w:eastAsia="仿宋_GB2312"/>
        </w:rPr>
      </w:pPr>
    </w:p>
    <w:p w14:paraId="074EB1AB">
      <w:pPr>
        <w:adjustRightInd w:val="0"/>
        <w:snapToGrid w:val="0"/>
        <w:spacing w:line="360" w:lineRule="auto"/>
        <w:ind w:firstLine="480"/>
        <w:rPr>
          <w:rFonts w:eastAsia="仿宋_GB2312"/>
        </w:rPr>
      </w:pPr>
    </w:p>
    <w:p w14:paraId="7102A3BE">
      <w:pPr>
        <w:adjustRightInd w:val="0"/>
        <w:snapToGrid w:val="0"/>
        <w:spacing w:line="360" w:lineRule="auto"/>
        <w:ind w:firstLine="480"/>
        <w:rPr>
          <w:rFonts w:eastAsia="仿宋_GB2312"/>
        </w:rPr>
      </w:pPr>
    </w:p>
    <w:p w14:paraId="0D5099D3">
      <w:pPr>
        <w:snapToGrid w:val="0"/>
        <w:spacing w:line="360" w:lineRule="auto"/>
        <w:jc w:val="center"/>
        <w:rPr>
          <w:rFonts w:eastAsia="仿宋_GB2312"/>
          <w:b/>
          <w:sz w:val="32"/>
        </w:rPr>
      </w:pPr>
      <w:r>
        <w:rPr>
          <w:rFonts w:hint="eastAsia" w:eastAsia="仿宋_GB2312"/>
          <w:b/>
          <w:sz w:val="32"/>
        </w:rPr>
        <w:t>成都文理学院本科毕业论文</w:t>
      </w:r>
      <w:r>
        <w:rPr>
          <w:rFonts w:eastAsia="仿宋_GB2312"/>
          <w:b/>
          <w:sz w:val="32"/>
        </w:rPr>
        <w:t>（</w:t>
      </w:r>
      <w:r>
        <w:rPr>
          <w:rFonts w:hint="eastAsia" w:eastAsia="仿宋_GB2312"/>
          <w:b/>
          <w:sz w:val="32"/>
        </w:rPr>
        <w:t>设计</w:t>
      </w:r>
      <w:r>
        <w:rPr>
          <w:rFonts w:eastAsia="仿宋_GB2312"/>
          <w:b/>
          <w:sz w:val="32"/>
        </w:rPr>
        <w:t>）</w:t>
      </w:r>
      <w:r>
        <w:rPr>
          <w:rFonts w:hint="eastAsia" w:eastAsia="仿宋_GB2312"/>
          <w:b/>
          <w:sz w:val="32"/>
        </w:rPr>
        <w:t>版权使用</w:t>
      </w:r>
      <w:r>
        <w:rPr>
          <w:rFonts w:eastAsia="仿宋_GB2312"/>
          <w:b/>
          <w:sz w:val="32"/>
        </w:rPr>
        <w:t>授权书</w:t>
      </w:r>
    </w:p>
    <w:p w14:paraId="6829F969">
      <w:pPr>
        <w:adjustRightInd w:val="0"/>
        <w:snapToGrid w:val="0"/>
        <w:spacing w:line="360" w:lineRule="auto"/>
        <w:ind w:firstLine="480"/>
        <w:rPr>
          <w:rFonts w:eastAsia="仿宋_GB2312"/>
        </w:rPr>
      </w:pPr>
    </w:p>
    <w:p w14:paraId="2D520F1B">
      <w:pPr>
        <w:adjustRightInd w:val="0"/>
        <w:snapToGrid w:val="0"/>
        <w:spacing w:line="360" w:lineRule="auto"/>
        <w:ind w:firstLine="480"/>
        <w:rPr>
          <w:rFonts w:eastAsia="仿宋_GB2312"/>
        </w:rPr>
      </w:pPr>
      <w:r>
        <w:rPr>
          <w:rFonts w:hint="eastAsia" w:eastAsia="仿宋_GB2312"/>
        </w:rPr>
        <w:t>本人同意</w:t>
      </w:r>
      <w:r>
        <w:rPr>
          <w:rFonts w:eastAsia="仿宋_GB2312"/>
        </w:rPr>
        <w:t>所撰写的</w:t>
      </w:r>
      <w:r>
        <w:rPr>
          <w:rFonts w:hint="eastAsia" w:eastAsia="仿宋_GB2312"/>
        </w:rPr>
        <w:t>毕业论文（设计）的</w:t>
      </w:r>
      <w:r>
        <w:rPr>
          <w:rFonts w:eastAsia="仿宋_GB2312"/>
        </w:rPr>
        <w:t>使用授权遵照学校的管理规定</w:t>
      </w:r>
      <w:r>
        <w:rPr>
          <w:rFonts w:hint="eastAsia" w:eastAsia="仿宋_GB2312"/>
        </w:rPr>
        <w:t>：学校作为</w:t>
      </w:r>
      <w:r>
        <w:rPr>
          <w:rFonts w:eastAsia="仿宋_GB2312"/>
        </w:rPr>
        <w:t>申请学位的条件之一，</w:t>
      </w:r>
      <w:r>
        <w:rPr>
          <w:rFonts w:hint="eastAsia" w:eastAsia="仿宋_GB2312"/>
        </w:rPr>
        <w:t>已获学位</w:t>
      </w:r>
      <w:r>
        <w:rPr>
          <w:rFonts w:eastAsia="仿宋_GB2312"/>
        </w:rPr>
        <w:t>的毕业论文（</w:t>
      </w:r>
      <w:r>
        <w:rPr>
          <w:rFonts w:hint="eastAsia" w:eastAsia="仿宋_GB2312"/>
        </w:rPr>
        <w:t>设计</w:t>
      </w:r>
      <w:r>
        <w:rPr>
          <w:rFonts w:eastAsia="仿宋_GB2312"/>
        </w:rPr>
        <w:t>）</w:t>
      </w:r>
      <w:r>
        <w:rPr>
          <w:rFonts w:hint="eastAsia" w:eastAsia="仿宋_GB2312"/>
        </w:rPr>
        <w:t>著作权拥有者</w:t>
      </w:r>
      <w:r>
        <w:rPr>
          <w:rFonts w:eastAsia="仿宋_GB2312"/>
        </w:rPr>
        <w:t>须授权</w:t>
      </w:r>
      <w:r>
        <w:rPr>
          <w:rFonts w:hint="eastAsia" w:eastAsia="仿宋_GB2312"/>
        </w:rPr>
        <w:t>成都文理学院</w:t>
      </w:r>
      <w:r>
        <w:rPr>
          <w:rFonts w:eastAsia="仿宋_GB2312"/>
        </w:rPr>
        <w:t>拥有毕业论文（</w:t>
      </w:r>
      <w:r>
        <w:rPr>
          <w:rFonts w:hint="eastAsia" w:eastAsia="仿宋_GB2312"/>
        </w:rPr>
        <w:t>设计</w:t>
      </w:r>
      <w:r>
        <w:rPr>
          <w:rFonts w:eastAsia="仿宋_GB2312"/>
        </w:rPr>
        <w:t>）</w:t>
      </w:r>
      <w:r>
        <w:rPr>
          <w:rFonts w:hint="eastAsia" w:eastAsia="仿宋_GB2312"/>
        </w:rPr>
        <w:t>的</w:t>
      </w:r>
      <w:r>
        <w:rPr>
          <w:rFonts w:eastAsia="仿宋_GB2312"/>
        </w:rPr>
        <w:t>使用权</w:t>
      </w:r>
      <w:r>
        <w:rPr>
          <w:rFonts w:hint="eastAsia" w:eastAsia="仿宋_GB2312"/>
        </w:rPr>
        <w:t>，</w:t>
      </w:r>
      <w:r>
        <w:rPr>
          <w:rFonts w:eastAsia="仿宋_GB2312"/>
        </w:rPr>
        <w:t>可以将毕业论文（</w:t>
      </w:r>
      <w:r>
        <w:rPr>
          <w:rFonts w:hint="eastAsia" w:eastAsia="仿宋_GB2312"/>
        </w:rPr>
        <w:t>设计</w:t>
      </w:r>
      <w:r>
        <w:rPr>
          <w:rFonts w:eastAsia="仿宋_GB2312"/>
        </w:rPr>
        <w:t>）</w:t>
      </w:r>
      <w:r>
        <w:rPr>
          <w:rFonts w:hint="eastAsia" w:eastAsia="仿宋_GB2312"/>
        </w:rPr>
        <w:t>的</w:t>
      </w:r>
      <w:r>
        <w:rPr>
          <w:rFonts w:eastAsia="仿宋_GB2312"/>
        </w:rPr>
        <w:t>全部或部分内容编入有关数据库供检索</w:t>
      </w:r>
      <w:r>
        <w:rPr>
          <w:rFonts w:hint="eastAsia" w:eastAsia="仿宋_GB2312"/>
        </w:rPr>
        <w:t>，可以存放</w:t>
      </w:r>
      <w:r>
        <w:rPr>
          <w:rFonts w:eastAsia="仿宋_GB2312"/>
        </w:rPr>
        <w:t>图书馆、资料室</w:t>
      </w:r>
      <w:r>
        <w:rPr>
          <w:rFonts w:hint="eastAsia" w:eastAsia="仿宋_GB2312"/>
        </w:rPr>
        <w:t>等</w:t>
      </w:r>
      <w:r>
        <w:rPr>
          <w:rFonts w:eastAsia="仿宋_GB2312"/>
        </w:rPr>
        <w:t>场所或在有关网络上供阅读、浏览</w:t>
      </w:r>
      <w:r>
        <w:rPr>
          <w:rFonts w:hint="eastAsia" w:eastAsia="仿宋_GB2312"/>
        </w:rPr>
        <w:t>，可以采用影印、缩印、扫描或其他复制手段保存。</w:t>
      </w:r>
    </w:p>
    <w:p w14:paraId="401A501B">
      <w:pPr>
        <w:adjustRightInd w:val="0"/>
        <w:snapToGrid w:val="0"/>
        <w:spacing w:line="360" w:lineRule="auto"/>
        <w:ind w:firstLine="480"/>
        <w:rPr>
          <w:rFonts w:eastAsia="仿宋_GB2312"/>
        </w:rPr>
      </w:pPr>
      <w:r>
        <w:rPr>
          <w:rFonts w:hint="eastAsia" w:eastAsia="仿宋_GB2312"/>
        </w:rPr>
        <w:t>（保密</w:t>
      </w:r>
      <w:r>
        <w:rPr>
          <w:rFonts w:eastAsia="仿宋_GB2312"/>
        </w:rPr>
        <w:t>毕业论文</w:t>
      </w:r>
      <w:r>
        <w:rPr>
          <w:rFonts w:hint="eastAsia" w:eastAsia="仿宋_GB2312"/>
        </w:rPr>
        <w:t>（设计）</w:t>
      </w:r>
      <w:r>
        <w:rPr>
          <w:rFonts w:eastAsia="仿宋_GB2312"/>
        </w:rPr>
        <w:t>在解密后</w:t>
      </w:r>
      <w:r>
        <w:rPr>
          <w:rFonts w:hint="eastAsia" w:eastAsia="仿宋_GB2312"/>
        </w:rPr>
        <w:t>适用本</w:t>
      </w:r>
      <w:r>
        <w:rPr>
          <w:rFonts w:eastAsia="仿宋_GB2312"/>
        </w:rPr>
        <w:t>授权书</w:t>
      </w:r>
      <w:r>
        <w:rPr>
          <w:rFonts w:hint="eastAsia" w:eastAsia="仿宋_GB2312"/>
        </w:rPr>
        <w:t>）</w:t>
      </w:r>
    </w:p>
    <w:p w14:paraId="4C7FF8B8">
      <w:pPr>
        <w:adjustRightInd w:val="0"/>
        <w:snapToGrid w:val="0"/>
        <w:spacing w:line="360" w:lineRule="auto"/>
        <w:ind w:firstLine="480"/>
        <w:rPr>
          <w:rFonts w:eastAsia="仿宋_GB2312"/>
        </w:rPr>
      </w:pPr>
    </w:p>
    <w:p w14:paraId="64758DAC">
      <w:pPr>
        <w:adjustRightInd w:val="0"/>
        <w:snapToGrid w:val="0"/>
        <w:spacing w:line="360" w:lineRule="auto"/>
        <w:ind w:firstLine="480"/>
        <w:rPr>
          <w:rFonts w:eastAsia="仿宋_GB2312"/>
        </w:rPr>
      </w:pPr>
      <w:r>
        <w:rPr>
          <w:rFonts w:hint="eastAsia" w:eastAsia="仿宋_GB2312"/>
        </w:rPr>
        <w:t>毕业论文</w:t>
      </w:r>
      <w:r>
        <w:rPr>
          <w:rFonts w:eastAsia="仿宋_GB2312"/>
        </w:rPr>
        <w:t>（</w:t>
      </w:r>
      <w:r>
        <w:rPr>
          <w:rFonts w:hint="eastAsia" w:eastAsia="仿宋_GB2312"/>
        </w:rPr>
        <w:t>设计</w:t>
      </w:r>
      <w:r>
        <w:rPr>
          <w:rFonts w:eastAsia="仿宋_GB2312"/>
        </w:rPr>
        <w:t>）</w:t>
      </w:r>
      <w:r>
        <w:rPr>
          <w:rFonts w:hint="eastAsia" w:eastAsia="仿宋_GB2312"/>
        </w:rPr>
        <w:t>作者签名：赵兴源指导教师签名：</w:t>
      </w:r>
    </w:p>
    <w:p w14:paraId="0CC8EFBB">
      <w:pPr>
        <w:adjustRightInd w:val="0"/>
        <w:snapToGrid w:val="0"/>
        <w:spacing w:line="360" w:lineRule="auto"/>
        <w:ind w:firstLine="480"/>
        <w:rPr>
          <w:rFonts w:eastAsia="仿宋_GB2312"/>
        </w:rPr>
      </w:pPr>
      <w:r>
        <w:rPr>
          <w:rFonts w:hint="eastAsia" w:eastAsia="仿宋_GB2312"/>
        </w:rPr>
        <w:t>签字</w:t>
      </w:r>
      <w:r>
        <w:rPr>
          <w:rFonts w:eastAsia="仿宋_GB2312"/>
        </w:rPr>
        <w:t>日期</w:t>
      </w:r>
      <w:r>
        <w:rPr>
          <w:rFonts w:hint="eastAsia" w:eastAsia="仿宋_GB2312"/>
        </w:rPr>
        <w:t>：2025年9月26日签字</w:t>
      </w:r>
      <w:r>
        <w:rPr>
          <w:rFonts w:eastAsia="仿宋_GB2312"/>
        </w:rPr>
        <w:t>日期</w:t>
      </w:r>
      <w:r>
        <w:rPr>
          <w:rFonts w:hint="eastAsia" w:eastAsia="仿宋_GB2312"/>
        </w:rPr>
        <w:t>：年月日</w:t>
      </w:r>
    </w:p>
    <w:p w14:paraId="36CCAAD6">
      <w:pPr>
        <w:snapToGrid w:val="0"/>
        <w:spacing w:line="360" w:lineRule="exact"/>
        <w:rPr>
          <w:rFonts w:hint="eastAsia" w:ascii="宋体" w:hAnsi="宋体"/>
        </w:rPr>
        <w:sectPr>
          <w:pgSz w:w="11906" w:h="16838"/>
          <w:pgMar w:top="1440" w:right="1800" w:bottom="1440" w:left="1800" w:header="851" w:footer="992" w:gutter="0"/>
          <w:cols w:space="425" w:num="1"/>
          <w:docGrid w:type="lines" w:linePitch="312" w:charSpace="0"/>
        </w:sectPr>
      </w:pPr>
    </w:p>
    <w:p w14:paraId="3824235A">
      <w:pPr>
        <w:widowControl/>
        <w:jc w:val="center"/>
        <w:rPr>
          <w:rFonts w:hint="eastAsia" w:ascii="黑体" w:hAnsi="宋体" w:eastAsia="黑体" w:cs="黑体"/>
          <w:color w:val="000000"/>
          <w:kern w:val="0"/>
          <w:sz w:val="36"/>
          <w:szCs w:val="36"/>
          <w:lang w:bidi="ar"/>
        </w:rPr>
      </w:pPr>
      <w:r>
        <w:rPr>
          <w:rFonts w:hint="eastAsia" w:ascii="黑体" w:hAnsi="宋体" w:eastAsia="黑体" w:cs="黑体"/>
          <w:color w:val="000000"/>
          <w:kern w:val="0"/>
          <w:sz w:val="36"/>
          <w:szCs w:val="36"/>
          <w:lang w:bidi="ar"/>
        </w:rPr>
        <w:t>基于Java</w:t>
      </w:r>
      <w:r>
        <w:rPr>
          <w:rFonts w:hint="eastAsia" w:ascii="黑体" w:hAnsi="宋体" w:eastAsia="黑体" w:cs="黑体"/>
          <w:color w:val="000000"/>
          <w:kern w:val="0"/>
          <w:sz w:val="36"/>
          <w:szCs w:val="36"/>
          <w:lang w:val="en-US" w:eastAsia="zh-CN" w:bidi="ar"/>
        </w:rPr>
        <w:t xml:space="preserve"> W</w:t>
      </w:r>
      <w:r>
        <w:rPr>
          <w:rFonts w:hint="eastAsia" w:ascii="黑体" w:hAnsi="宋体" w:eastAsia="黑体" w:cs="黑体"/>
          <w:color w:val="000000"/>
          <w:kern w:val="0"/>
          <w:sz w:val="36"/>
          <w:szCs w:val="36"/>
          <w:lang w:bidi="ar"/>
        </w:rPr>
        <w:t>eb的超市积分管理系统</w:t>
      </w:r>
      <w:r>
        <w:commentReference w:id="0"/>
      </w:r>
    </w:p>
    <w:p w14:paraId="5D6CFED9">
      <w:pPr>
        <w:widowControl/>
        <w:ind w:firstLine="480"/>
        <w:jc w:val="center"/>
        <w:rPr>
          <w:rFonts w:hint="eastAsia" w:ascii="宋体" w:hAnsi="宋体" w:cs="宋体"/>
          <w:color w:val="000000"/>
          <w:kern w:val="0"/>
          <w:lang w:bidi="ar"/>
        </w:rPr>
      </w:pPr>
    </w:p>
    <w:p w14:paraId="3979ABCA">
      <w:pPr>
        <w:widowControl/>
        <w:jc w:val="center"/>
        <w:rPr>
          <w:rFonts w:hint="eastAsia" w:ascii="宋体" w:hAnsi="宋体" w:eastAsia="宋体" w:cs="宋体"/>
          <w:color w:val="000000"/>
          <w:kern w:val="0"/>
          <w:lang w:bidi="ar"/>
        </w:rPr>
      </w:pPr>
      <w:r>
        <w:rPr>
          <w:rFonts w:hint="eastAsia" w:ascii="宋体" w:hAnsi="宋体" w:cs="宋体"/>
          <w:color w:val="000000"/>
          <w:kern w:val="0"/>
          <w:lang w:bidi="ar"/>
        </w:rPr>
        <w:t>学生：</w:t>
      </w:r>
      <w:r>
        <w:rPr>
          <w:rFonts w:hint="eastAsia" w:ascii="宋体" w:hAnsi="宋体"/>
        </w:rPr>
        <w:t>赵兴源</w:t>
      </w:r>
    </w:p>
    <w:p w14:paraId="0BC03FE0">
      <w:pPr>
        <w:widowControl/>
        <w:jc w:val="center"/>
        <w:rPr>
          <w:rFonts w:hint="eastAsia" w:ascii="宋体" w:hAnsi="宋体" w:eastAsia="宋体" w:cs="宋体"/>
          <w:color w:val="000000"/>
          <w:kern w:val="0"/>
          <w:lang w:bidi="ar"/>
        </w:rPr>
      </w:pPr>
      <w:r>
        <w:rPr>
          <w:rFonts w:hint="eastAsia" w:ascii="宋体" w:hAnsi="宋体" w:cs="宋体"/>
          <w:color w:val="000000"/>
          <w:kern w:val="0"/>
          <w:lang w:bidi="ar"/>
        </w:rPr>
        <w:t>指导教师：</w:t>
      </w:r>
      <w:r>
        <w:rPr>
          <w:rFonts w:hint="eastAsia" w:ascii="宋体" w:hAnsi="宋体"/>
        </w:rPr>
        <w:t>朱琳</w:t>
      </w:r>
    </w:p>
    <w:p w14:paraId="695F1F88">
      <w:pPr>
        <w:widowControl/>
        <w:ind w:firstLine="480"/>
        <w:jc w:val="center"/>
        <w:rPr>
          <w:rFonts w:hint="eastAsia" w:ascii="宋体" w:hAnsi="宋体" w:cs="宋体"/>
          <w:color w:val="000000"/>
          <w:kern w:val="0"/>
          <w:lang w:bidi="ar"/>
        </w:rPr>
      </w:pPr>
    </w:p>
    <w:p w14:paraId="0149963A">
      <w:pPr>
        <w:widowControl/>
        <w:rPr>
          <w:rStyle w:val="99"/>
          <w:rFonts w:hint="eastAsia" w:asciiTheme="minorEastAsia" w:hAnsiTheme="minorEastAsia" w:cstheme="minorEastAsia"/>
          <w:b w:val="0"/>
          <w:bCs/>
          <w:sz w:val="24"/>
          <w:rPrChange w:id="0" w:author="Top童话" w:date="2026-01-29T14:47:33Z">
            <w:rPr>
              <w:rStyle w:val="99"/>
              <w:rFonts w:hint="eastAsia" w:asciiTheme="minorEastAsia" w:hAnsiTheme="minorEastAsia"/>
              <w:sz w:val="24"/>
            </w:rPr>
          </w:rPrChange>
        </w:rPr>
      </w:pPr>
      <w:bookmarkStart w:id="1" w:name="_Toc30253"/>
      <w:r>
        <w:rPr>
          <w:rStyle w:val="99"/>
          <w:rFonts w:hint="eastAsia" w:ascii="黑体" w:hAnsi="黑体" w:eastAsia="黑体" w:cs="黑体"/>
          <w:sz w:val="24"/>
        </w:rPr>
        <w:t>摘要：</w:t>
      </w:r>
      <w:ins w:id="1" w:author="Top童话" w:date="2026-01-29T14:47:14Z">
        <w:r>
          <w:rPr>
            <w:rStyle w:val="99"/>
            <w:rFonts w:hint="eastAsia" w:asciiTheme="minorEastAsia" w:hAnsiTheme="minorEastAsia" w:eastAsiaTheme="minorEastAsia" w:cstheme="minorEastAsia"/>
            <w:b w:val="0"/>
            <w:bCs/>
            <w:sz w:val="24"/>
            <w:rPrChange w:id="2" w:author="Top童话" w:date="2026-01-29T14:47:33Z">
              <w:rPr>
                <w:rStyle w:val="99"/>
                <w:rFonts w:hint="eastAsia" w:ascii="黑体" w:hAnsi="黑体" w:eastAsia="黑体" w:cs="黑体"/>
                <w:sz w:val="24"/>
              </w:rPr>
            </w:rPrChange>
          </w:rPr>
          <w:t>随着超市规模扩大与顾客增长，传统的积分管理模式</w:t>
        </w:r>
      </w:ins>
      <w:ins w:id="3" w:author="Top童话" w:date="2026-01-29T14:48:35Z">
        <w:r>
          <w:rPr>
            <w:rStyle w:val="99"/>
            <w:rFonts w:hint="eastAsia" w:asciiTheme="minorEastAsia" w:hAnsiTheme="minorEastAsia" w:cstheme="minorEastAsia"/>
            <w:b w:val="0"/>
            <w:bCs/>
            <w:sz w:val="24"/>
            <w:lang w:val="en-US" w:eastAsia="zh-CN"/>
          </w:rPr>
          <w:t>存在</w:t>
        </w:r>
      </w:ins>
      <w:ins w:id="4" w:author="Top童话" w:date="2026-01-29T14:48:31Z">
        <w:r>
          <w:rPr>
            <w:rStyle w:val="99"/>
            <w:rFonts w:hint="eastAsia" w:asciiTheme="minorEastAsia" w:hAnsiTheme="minorEastAsia" w:eastAsiaTheme="minorEastAsia" w:cstheme="minorEastAsia"/>
            <w:b w:val="0"/>
            <w:bCs/>
            <w:sz w:val="24"/>
          </w:rPr>
          <w:t>数据分散与孤岛化</w:t>
        </w:r>
      </w:ins>
      <w:ins w:id="5" w:author="Top童话" w:date="2026-01-29T14:48:38Z">
        <w:r>
          <w:rPr>
            <w:rStyle w:val="99"/>
            <w:rFonts w:hint="eastAsia" w:asciiTheme="minorEastAsia" w:hAnsiTheme="minorEastAsia" w:cstheme="minorEastAsia"/>
            <w:b w:val="0"/>
            <w:bCs/>
            <w:sz w:val="24"/>
            <w:lang w:eastAsia="zh-CN"/>
          </w:rPr>
          <w:t>、</w:t>
        </w:r>
      </w:ins>
      <w:ins w:id="6" w:author="Top童话" w:date="2026-01-29T14:48:40Z">
        <w:r>
          <w:rPr>
            <w:rStyle w:val="99"/>
            <w:rFonts w:hint="eastAsia" w:asciiTheme="minorEastAsia" w:hAnsiTheme="minorEastAsia" w:cstheme="minorEastAsia"/>
            <w:b w:val="0"/>
            <w:bCs/>
            <w:sz w:val="24"/>
            <w:lang w:val="en-US" w:eastAsia="zh-CN"/>
          </w:rPr>
          <w:t>人工操作</w:t>
        </w:r>
      </w:ins>
      <w:ins w:id="7" w:author="Top童话" w:date="2026-01-29T14:48:42Z">
        <w:r>
          <w:rPr>
            <w:rStyle w:val="99"/>
            <w:rFonts w:hint="eastAsia" w:asciiTheme="minorEastAsia" w:hAnsiTheme="minorEastAsia" w:cstheme="minorEastAsia"/>
            <w:b w:val="0"/>
            <w:bCs/>
            <w:sz w:val="24"/>
            <w:lang w:val="en-US" w:eastAsia="zh-CN"/>
          </w:rPr>
          <w:t>效率低下</w:t>
        </w:r>
      </w:ins>
      <w:ins w:id="8" w:author="Top童话" w:date="2026-01-29T14:48:44Z">
        <w:r>
          <w:rPr>
            <w:rStyle w:val="99"/>
            <w:rFonts w:hint="eastAsia" w:asciiTheme="minorEastAsia" w:hAnsiTheme="minorEastAsia" w:cstheme="minorEastAsia"/>
            <w:b w:val="0"/>
            <w:bCs/>
            <w:sz w:val="24"/>
            <w:lang w:val="en-US" w:eastAsia="zh-CN"/>
          </w:rPr>
          <w:t>等</w:t>
        </w:r>
      </w:ins>
      <w:ins w:id="9" w:author="Top童话" w:date="2026-01-29T14:48:49Z">
        <w:r>
          <w:rPr>
            <w:rStyle w:val="99"/>
            <w:rFonts w:hint="eastAsia" w:asciiTheme="minorEastAsia" w:hAnsiTheme="minorEastAsia" w:cstheme="minorEastAsia"/>
            <w:b w:val="0"/>
            <w:bCs/>
            <w:sz w:val="24"/>
            <w:lang w:val="en-US" w:eastAsia="zh-CN"/>
          </w:rPr>
          <w:t>问题</w:t>
        </w:r>
      </w:ins>
      <w:ins w:id="10" w:author="Top童话" w:date="2026-01-29T14:48:50Z">
        <w:r>
          <w:rPr>
            <w:rStyle w:val="99"/>
            <w:rFonts w:hint="eastAsia" w:asciiTheme="minorEastAsia" w:hAnsiTheme="minorEastAsia" w:cstheme="minorEastAsia"/>
            <w:b w:val="0"/>
            <w:bCs/>
            <w:sz w:val="24"/>
            <w:lang w:val="en-US" w:eastAsia="zh-CN"/>
          </w:rPr>
          <w:t>，</w:t>
        </w:r>
      </w:ins>
      <w:ins w:id="11" w:author="Top童话" w:date="2026-01-29T14:48:52Z">
        <w:r>
          <w:rPr>
            <w:rStyle w:val="99"/>
            <w:rFonts w:hint="eastAsia" w:asciiTheme="minorEastAsia" w:hAnsiTheme="minorEastAsia" w:cstheme="minorEastAsia"/>
            <w:b w:val="0"/>
            <w:bCs/>
            <w:sz w:val="24"/>
            <w:lang w:val="en-US" w:eastAsia="zh-CN"/>
          </w:rPr>
          <w:t>使得其</w:t>
        </w:r>
      </w:ins>
      <w:ins w:id="12" w:author="Top童话" w:date="2026-01-29T14:47:14Z">
        <w:r>
          <w:rPr>
            <w:rStyle w:val="99"/>
            <w:rFonts w:hint="eastAsia" w:asciiTheme="minorEastAsia" w:hAnsiTheme="minorEastAsia" w:eastAsiaTheme="minorEastAsia" w:cstheme="minorEastAsia"/>
            <w:b w:val="0"/>
            <w:bCs/>
            <w:sz w:val="24"/>
            <w:rPrChange w:id="13" w:author="Top童话" w:date="2026-01-29T14:47:33Z">
              <w:rPr>
                <w:rStyle w:val="99"/>
                <w:rFonts w:hint="eastAsia" w:ascii="黑体" w:hAnsi="黑体" w:eastAsia="黑体" w:cs="黑体"/>
                <w:sz w:val="24"/>
              </w:rPr>
            </w:rPrChange>
          </w:rPr>
          <w:t>难以应对日益复杂的信息管理需求。</w:t>
        </w:r>
      </w:ins>
      <w:del w:id="14" w:author="Top童话" w:date="2026-01-29T14:49:01Z">
        <w:r>
          <w:rPr>
            <w:rStyle w:val="99"/>
            <w:rFonts w:hint="default" w:asciiTheme="minorEastAsia" w:hAnsiTheme="minorEastAsia" w:eastAsiaTheme="minorEastAsia" w:cstheme="minorEastAsia"/>
            <w:b w:val="0"/>
            <w:bCs/>
            <w:sz w:val="24"/>
            <w:rPrChange w:id="15" w:author="Top童话" w:date="2026-01-29T14:47:33Z">
              <w:rPr>
                <w:rStyle w:val="99"/>
                <w:rFonts w:hint="eastAsia" w:eastAsia="宋体" w:cs="Times New Roman" w:asciiTheme="minorEastAsia" w:hAnsiTheme="minorEastAsia"/>
                <w:sz w:val="24"/>
              </w:rPr>
            </w:rPrChange>
          </w:rPr>
          <w:delText>随着科技持续发展，信息化管理手段逐步应用于生产经营的多个领域。超市的运营与管理长期以来备受关注。伴随市场经济的不断扩展，顾客数量迅速增长，同时商品信息管理的复杂性也在增加，因此实现会员积分管理系统化具有重要意义。</w:delText>
        </w:r>
      </w:del>
      <w:del w:id="16" w:author="Top童话" w:date="2026-01-29T14:49:01Z">
        <w:r>
          <w:rPr>
            <w:rStyle w:val="99"/>
            <w:rFonts w:hint="default" w:asciiTheme="minorEastAsia" w:hAnsiTheme="minorEastAsia" w:eastAsiaTheme="minorEastAsia" w:cstheme="minorEastAsia"/>
            <w:b w:val="0"/>
            <w:bCs/>
            <w:sz w:val="24"/>
            <w:rPrChange w:id="17" w:author="Top童话" w:date="2026-01-29T14:47:33Z">
              <w:rPr>
                <w:rStyle w:val="99"/>
                <w:rFonts w:hint="eastAsia" w:eastAsia="宋体" w:cs="Times New Roman" w:asciiTheme="minorEastAsia" w:hAnsiTheme="minorEastAsia"/>
                <w:sz w:val="24"/>
              </w:rPr>
            </w:rPrChange>
          </w:rPr>
          <w:delText>在会员积分管理系统化的过程中，会员管理成为系统实施与维护的核心环节，因此完善相关的会员管理功能至关重要。</w:delText>
        </w:r>
      </w:del>
      <w:ins w:id="18" w:author="Top童话" w:date="2026-01-29T14:49:02Z">
        <w:r>
          <w:rPr>
            <w:rStyle w:val="99"/>
            <w:rFonts w:hint="eastAsia" w:asciiTheme="minorEastAsia" w:hAnsiTheme="minorEastAsia" w:cstheme="minorEastAsia"/>
            <w:b w:val="0"/>
            <w:bCs/>
            <w:sz w:val="24"/>
            <w:lang w:val="en-US" w:eastAsia="zh-CN"/>
          </w:rPr>
          <w:t>因此</w:t>
        </w:r>
      </w:ins>
      <w:ins w:id="19" w:author="Top童话" w:date="2026-01-29T14:49:04Z">
        <w:r>
          <w:rPr>
            <w:rStyle w:val="99"/>
            <w:rFonts w:hint="eastAsia" w:asciiTheme="minorEastAsia" w:hAnsiTheme="minorEastAsia" w:cstheme="minorEastAsia"/>
            <w:b w:val="0"/>
            <w:bCs/>
            <w:sz w:val="24"/>
            <w:lang w:val="en-US" w:eastAsia="zh-CN"/>
          </w:rPr>
          <w:t>，</w:t>
        </w:r>
      </w:ins>
      <w:r>
        <w:rPr>
          <w:rStyle w:val="99"/>
          <w:rFonts w:hint="eastAsia" w:asciiTheme="minorEastAsia" w:hAnsiTheme="minorEastAsia" w:cstheme="minorEastAsia"/>
          <w:b w:val="0"/>
          <w:bCs/>
          <w:sz w:val="24"/>
          <w:rPrChange w:id="20" w:author="Top童话" w:date="2026-01-29T14:47:33Z">
            <w:rPr>
              <w:rStyle w:val="99"/>
              <w:rFonts w:hint="eastAsia" w:asciiTheme="minorEastAsia" w:hAnsiTheme="minorEastAsia"/>
              <w:sz w:val="24"/>
            </w:rPr>
          </w:rPrChange>
        </w:rPr>
        <w:t>本文</w:t>
      </w:r>
      <w:del w:id="21" w:author="Top童话" w:date="2026-01-29T14:50:48Z">
        <w:r>
          <w:rPr>
            <w:rStyle w:val="99"/>
            <w:rFonts w:hint="eastAsia" w:asciiTheme="minorEastAsia" w:hAnsiTheme="minorEastAsia" w:cstheme="minorEastAsia"/>
            <w:b w:val="0"/>
            <w:bCs/>
            <w:sz w:val="24"/>
            <w:rPrChange w:id="22" w:author="Top童话" w:date="2026-01-29T14:47:33Z">
              <w:rPr>
                <w:rStyle w:val="99"/>
                <w:rFonts w:hint="eastAsia" w:asciiTheme="minorEastAsia" w:hAnsiTheme="minorEastAsia"/>
                <w:sz w:val="24"/>
              </w:rPr>
            </w:rPrChange>
          </w:rPr>
          <w:delText>设计并实现了一个</w:delText>
        </w:r>
      </w:del>
      <w:r>
        <w:rPr>
          <w:rStyle w:val="99"/>
          <w:rFonts w:hint="eastAsia" w:asciiTheme="minorEastAsia" w:hAnsiTheme="minorEastAsia" w:cstheme="minorEastAsia"/>
          <w:b w:val="0"/>
          <w:bCs/>
          <w:sz w:val="24"/>
          <w:rPrChange w:id="23" w:author="Top童话" w:date="2026-01-29T14:47:33Z">
            <w:rPr>
              <w:rStyle w:val="99"/>
              <w:rFonts w:hint="eastAsia" w:asciiTheme="minorEastAsia" w:hAnsiTheme="minorEastAsia"/>
              <w:sz w:val="24"/>
            </w:rPr>
          </w:rPrChange>
        </w:rPr>
        <w:t>基于JavaWeb</w:t>
      </w:r>
      <w:ins w:id="24" w:author="Top童话" w:date="2026-01-29T14:50:53Z">
        <w:r>
          <w:rPr>
            <w:rStyle w:val="99"/>
            <w:rFonts w:hint="eastAsia" w:asciiTheme="minorEastAsia" w:hAnsiTheme="minorEastAsia" w:cstheme="minorEastAsia"/>
            <w:b w:val="0"/>
            <w:bCs/>
            <w:sz w:val="24"/>
            <w:lang w:val="en-US" w:eastAsia="zh-CN"/>
          </w:rPr>
          <w:t>技术，</w:t>
        </w:r>
      </w:ins>
      <w:ins w:id="25" w:author="Top童话" w:date="2026-01-29T14:50:54Z">
        <w:r>
          <w:rPr>
            <w:rStyle w:val="99"/>
            <w:rFonts w:hint="eastAsia" w:asciiTheme="minorEastAsia" w:hAnsiTheme="minorEastAsia" w:cstheme="minorEastAsia"/>
            <w:b w:val="0"/>
            <w:bCs/>
            <w:sz w:val="24"/>
          </w:rPr>
          <w:t>设计并实现了一个</w:t>
        </w:r>
      </w:ins>
      <w:del w:id="26" w:author="Top童话" w:date="2026-01-29T14:50:56Z">
        <w:r>
          <w:rPr>
            <w:rStyle w:val="99"/>
            <w:rFonts w:hint="eastAsia" w:asciiTheme="minorEastAsia" w:hAnsiTheme="minorEastAsia" w:cstheme="minorEastAsia"/>
            <w:b w:val="0"/>
            <w:bCs/>
            <w:sz w:val="24"/>
            <w:rPrChange w:id="27" w:author="Top童话" w:date="2026-01-29T14:47:33Z">
              <w:rPr>
                <w:rStyle w:val="99"/>
                <w:rFonts w:hint="eastAsia" w:asciiTheme="minorEastAsia" w:hAnsiTheme="minorEastAsia"/>
                <w:sz w:val="24"/>
              </w:rPr>
            </w:rPrChange>
          </w:rPr>
          <w:delText>的</w:delText>
        </w:r>
      </w:del>
      <w:r>
        <w:rPr>
          <w:rStyle w:val="99"/>
          <w:rFonts w:hint="eastAsia" w:asciiTheme="minorEastAsia" w:hAnsiTheme="minorEastAsia" w:cstheme="minorEastAsia"/>
          <w:b w:val="0"/>
          <w:bCs/>
          <w:sz w:val="24"/>
          <w:rPrChange w:id="28" w:author="Top童话" w:date="2026-01-29T14:47:33Z">
            <w:rPr>
              <w:rStyle w:val="99"/>
              <w:rFonts w:hint="eastAsia" w:asciiTheme="minorEastAsia" w:hAnsiTheme="minorEastAsia"/>
              <w:sz w:val="24"/>
            </w:rPr>
          </w:rPrChange>
        </w:rPr>
        <w:t>超市积分管理系统，旨在通过数字化手段提升超市客户关系管理效率和购物体验。系统采用</w:t>
      </w:r>
      <w:del w:id="29" w:author="Top童话" w:date="2026-01-29T14:51:51Z">
        <w:r>
          <w:rPr>
            <w:rStyle w:val="99"/>
            <w:rFonts w:hint="eastAsia" w:asciiTheme="minorEastAsia" w:hAnsiTheme="minorEastAsia" w:cstheme="minorEastAsia"/>
            <w:b w:val="0"/>
            <w:bCs/>
            <w:sz w:val="24"/>
            <w:rPrChange w:id="30" w:author="Top童话" w:date="2026-01-29T14:47:33Z">
              <w:rPr>
                <w:rStyle w:val="99"/>
                <w:rFonts w:hint="eastAsia" w:asciiTheme="minorEastAsia" w:hAnsiTheme="minorEastAsia"/>
                <w:sz w:val="24"/>
              </w:rPr>
            </w:rPrChange>
          </w:rPr>
          <w:delText>经</w:delText>
        </w:r>
      </w:del>
      <w:del w:id="31" w:author="Top童话" w:date="2026-01-29T14:51:51Z">
        <w:r>
          <w:rPr>
            <w:rStyle w:val="99"/>
            <w:rFonts w:hint="eastAsia" w:asciiTheme="minorEastAsia" w:hAnsiTheme="minorEastAsia" w:cstheme="minorEastAsia"/>
            <w:b w:val="0"/>
            <w:bCs/>
            <w:sz w:val="24"/>
            <w:rPrChange w:id="32" w:author="Top童话" w:date="2026-01-29T14:47:33Z">
              <w:rPr>
                <w:rStyle w:val="99"/>
                <w:rFonts w:hint="eastAsia" w:asciiTheme="minorEastAsia" w:hAnsiTheme="minorEastAsia"/>
                <w:sz w:val="24"/>
              </w:rPr>
            </w:rPrChange>
          </w:rPr>
          <w:delText>典</w:delText>
        </w:r>
      </w:del>
      <w:del w:id="33" w:author="Top童话" w:date="2026-01-29T14:51:51Z">
        <w:r>
          <w:rPr>
            <w:rStyle w:val="99"/>
            <w:rFonts w:hint="eastAsia" w:asciiTheme="minorEastAsia" w:hAnsiTheme="minorEastAsia" w:cstheme="minorEastAsia"/>
            <w:b w:val="0"/>
            <w:bCs/>
            <w:sz w:val="24"/>
            <w:rPrChange w:id="34" w:author="Top童话" w:date="2026-01-29T14:47:33Z">
              <w:rPr>
                <w:rStyle w:val="99"/>
                <w:rFonts w:hint="eastAsia" w:asciiTheme="minorEastAsia" w:hAnsiTheme="minorEastAsia"/>
                <w:sz w:val="24"/>
              </w:rPr>
            </w:rPrChange>
          </w:rPr>
          <w:delText>的</w:delText>
        </w:r>
      </w:del>
      <w:r>
        <w:rPr>
          <w:rStyle w:val="99"/>
          <w:rFonts w:hint="eastAsia" w:asciiTheme="minorEastAsia" w:hAnsiTheme="minorEastAsia" w:cstheme="minorEastAsia"/>
          <w:b w:val="0"/>
          <w:bCs/>
          <w:sz w:val="24"/>
          <w:rPrChange w:id="35" w:author="Top童话" w:date="2026-01-29T14:47:33Z">
            <w:rPr>
              <w:rStyle w:val="99"/>
              <w:rFonts w:hint="eastAsia" w:asciiTheme="minorEastAsia" w:hAnsiTheme="minorEastAsia"/>
              <w:sz w:val="24"/>
            </w:rPr>
          </w:rPrChange>
        </w:rPr>
        <w:t>MVC三层架构</w:t>
      </w:r>
      <w:del w:id="36" w:author="Top童话" w:date="2026-01-29T14:51:57Z">
        <w:r>
          <w:rPr>
            <w:rStyle w:val="99"/>
            <w:rFonts w:hint="eastAsia" w:asciiTheme="minorEastAsia" w:hAnsiTheme="minorEastAsia" w:cstheme="minorEastAsia"/>
            <w:b w:val="0"/>
            <w:bCs/>
            <w:sz w:val="24"/>
            <w:rPrChange w:id="37" w:author="Top童话" w:date="2026-01-29T14:47:33Z">
              <w:rPr>
                <w:rStyle w:val="99"/>
                <w:rFonts w:hint="eastAsia" w:asciiTheme="minorEastAsia" w:hAnsiTheme="minorEastAsia"/>
                <w:sz w:val="24"/>
              </w:rPr>
            </w:rPrChange>
          </w:rPr>
          <w:delText>设</w:delText>
        </w:r>
      </w:del>
      <w:del w:id="38" w:author="Top童话" w:date="2026-01-29T14:51:57Z">
        <w:r>
          <w:rPr>
            <w:rStyle w:val="99"/>
            <w:rFonts w:hint="eastAsia" w:asciiTheme="minorEastAsia" w:hAnsiTheme="minorEastAsia" w:cstheme="minorEastAsia"/>
            <w:b w:val="0"/>
            <w:bCs/>
            <w:sz w:val="24"/>
            <w:rPrChange w:id="39" w:author="Top童话" w:date="2026-01-29T14:47:33Z">
              <w:rPr>
                <w:rStyle w:val="99"/>
                <w:rFonts w:hint="eastAsia" w:asciiTheme="minorEastAsia" w:hAnsiTheme="minorEastAsia"/>
                <w:sz w:val="24"/>
              </w:rPr>
            </w:rPrChange>
          </w:rPr>
          <w:delText>计</w:delText>
        </w:r>
      </w:del>
      <w:r>
        <w:rPr>
          <w:rStyle w:val="99"/>
          <w:rFonts w:hint="eastAsia" w:asciiTheme="minorEastAsia" w:hAnsiTheme="minorEastAsia" w:cstheme="minorEastAsia"/>
          <w:b w:val="0"/>
          <w:bCs/>
          <w:sz w:val="24"/>
          <w:rPrChange w:id="40" w:author="Top童话" w:date="2026-01-29T14:47:33Z">
            <w:rPr>
              <w:rStyle w:val="99"/>
              <w:rFonts w:hint="eastAsia" w:asciiTheme="minorEastAsia" w:hAnsiTheme="minorEastAsia"/>
              <w:sz w:val="24"/>
            </w:rPr>
          </w:rPrChange>
        </w:rPr>
        <w:t>，后端</w:t>
      </w:r>
      <w:del w:id="41" w:author="Top童话" w:date="2026-01-29T14:52:04Z">
        <w:r>
          <w:rPr>
            <w:rStyle w:val="99"/>
            <w:rFonts w:hint="eastAsia" w:asciiTheme="minorEastAsia" w:hAnsiTheme="minorEastAsia" w:cstheme="minorEastAsia"/>
            <w:b w:val="0"/>
            <w:bCs/>
            <w:sz w:val="24"/>
            <w:rPrChange w:id="42" w:author="Top童话" w:date="2026-01-29T14:47:33Z">
              <w:rPr>
                <w:rStyle w:val="99"/>
                <w:rFonts w:hint="eastAsia" w:asciiTheme="minorEastAsia" w:hAnsiTheme="minorEastAsia"/>
                <w:sz w:val="24"/>
              </w:rPr>
            </w:rPrChange>
          </w:rPr>
          <w:delText>使</w:delText>
        </w:r>
      </w:del>
      <w:del w:id="43" w:author="Top童话" w:date="2026-01-29T14:52:04Z">
        <w:r>
          <w:rPr>
            <w:rStyle w:val="99"/>
            <w:rFonts w:hint="eastAsia" w:asciiTheme="minorEastAsia" w:hAnsiTheme="minorEastAsia" w:cstheme="minorEastAsia"/>
            <w:b w:val="0"/>
            <w:bCs/>
            <w:sz w:val="24"/>
            <w:rPrChange w:id="44" w:author="Top童话" w:date="2026-01-29T14:47:33Z">
              <w:rPr>
                <w:rStyle w:val="99"/>
                <w:rFonts w:hint="eastAsia" w:asciiTheme="minorEastAsia" w:hAnsiTheme="minorEastAsia"/>
                <w:sz w:val="24"/>
              </w:rPr>
            </w:rPrChange>
          </w:rPr>
          <w:delText>用</w:delText>
        </w:r>
      </w:del>
      <w:ins w:id="45" w:author="Top童话" w:date="2026-01-29T14:52:05Z">
        <w:r>
          <w:rPr>
            <w:rStyle w:val="99"/>
            <w:rFonts w:hint="eastAsia" w:asciiTheme="minorEastAsia" w:hAnsiTheme="minorEastAsia" w:cstheme="minorEastAsia"/>
            <w:b w:val="0"/>
            <w:bCs/>
            <w:sz w:val="24"/>
            <w:lang w:val="en-US" w:eastAsia="zh-CN"/>
          </w:rPr>
          <w:t>基于</w:t>
        </w:r>
      </w:ins>
      <w:r>
        <w:rPr>
          <w:rStyle w:val="99"/>
          <w:rFonts w:hint="eastAsia" w:asciiTheme="minorEastAsia" w:hAnsiTheme="minorEastAsia" w:cstheme="minorEastAsia"/>
          <w:b w:val="0"/>
          <w:bCs/>
          <w:sz w:val="24"/>
          <w:rPrChange w:id="46" w:author="Top童话" w:date="2026-01-29T14:47:33Z">
            <w:rPr>
              <w:rStyle w:val="99"/>
              <w:rFonts w:hint="eastAsia" w:asciiTheme="minorEastAsia" w:hAnsiTheme="minorEastAsia"/>
              <w:sz w:val="24"/>
            </w:rPr>
          </w:rPrChange>
        </w:rPr>
        <w:t>Java 8、Servlet</w:t>
      </w:r>
      <w:ins w:id="47" w:author="Top童话" w:date="2026-01-29T14:52:43Z">
        <w:r>
          <w:rPr>
            <w:rStyle w:val="99"/>
            <w:rFonts w:hint="eastAsia" w:asciiTheme="minorEastAsia" w:hAnsiTheme="minorEastAsia" w:cstheme="minorEastAsia"/>
            <w:b w:val="0"/>
            <w:bCs/>
            <w:sz w:val="24"/>
            <w:lang w:val="en-US" w:eastAsia="zh-CN"/>
          </w:rPr>
          <w:t>和</w:t>
        </w:r>
      </w:ins>
      <w:del w:id="48" w:author="Top童话" w:date="2026-01-29T14:52:43Z">
        <w:r>
          <w:rPr>
            <w:rStyle w:val="99"/>
            <w:rFonts w:hint="eastAsia" w:asciiTheme="minorEastAsia" w:hAnsiTheme="minorEastAsia" w:cstheme="minorEastAsia"/>
            <w:b w:val="0"/>
            <w:bCs/>
            <w:sz w:val="24"/>
            <w:rPrChange w:id="49" w:author="Top童话" w:date="2026-01-29T14:47:33Z">
              <w:rPr>
                <w:rStyle w:val="99"/>
                <w:rFonts w:hint="eastAsia" w:asciiTheme="minorEastAsia" w:hAnsiTheme="minorEastAsia"/>
                <w:sz w:val="24"/>
              </w:rPr>
            </w:rPrChange>
          </w:rPr>
          <w:delText>、</w:delText>
        </w:r>
      </w:del>
      <w:r>
        <w:rPr>
          <w:rStyle w:val="99"/>
          <w:rFonts w:hint="eastAsia" w:asciiTheme="minorEastAsia" w:hAnsiTheme="minorEastAsia" w:cstheme="minorEastAsia"/>
          <w:b w:val="0"/>
          <w:bCs/>
          <w:sz w:val="24"/>
          <w:rPrChange w:id="50" w:author="Top童话" w:date="2026-01-29T14:47:33Z">
            <w:rPr>
              <w:rStyle w:val="99"/>
              <w:rFonts w:hint="eastAsia" w:asciiTheme="minorEastAsia" w:hAnsiTheme="minorEastAsia"/>
              <w:sz w:val="24"/>
            </w:rPr>
          </w:rPrChange>
        </w:rPr>
        <w:t>JSP</w:t>
      </w:r>
      <w:del w:id="51" w:author="Top童话" w:date="2026-01-29T14:52:41Z">
        <w:r>
          <w:rPr>
            <w:rStyle w:val="99"/>
            <w:rFonts w:hint="eastAsia" w:asciiTheme="minorEastAsia" w:hAnsiTheme="minorEastAsia" w:cstheme="minorEastAsia"/>
            <w:b w:val="0"/>
            <w:bCs/>
            <w:sz w:val="24"/>
            <w:rPrChange w:id="52" w:author="Top童话" w:date="2026-01-29T14:47:33Z">
              <w:rPr>
                <w:rStyle w:val="99"/>
                <w:rFonts w:hint="eastAsia" w:asciiTheme="minorEastAsia" w:hAnsiTheme="minorEastAsia"/>
                <w:sz w:val="24"/>
              </w:rPr>
            </w:rPrChange>
          </w:rPr>
          <w:delText>和JSTL</w:delText>
        </w:r>
      </w:del>
      <w:r>
        <w:rPr>
          <w:rStyle w:val="99"/>
          <w:rFonts w:hint="eastAsia" w:asciiTheme="minorEastAsia" w:hAnsiTheme="minorEastAsia" w:cstheme="minorEastAsia"/>
          <w:b w:val="0"/>
          <w:bCs/>
          <w:sz w:val="24"/>
          <w:rPrChange w:id="53" w:author="Top童话" w:date="2026-01-29T14:47:33Z">
            <w:rPr>
              <w:rStyle w:val="99"/>
              <w:rFonts w:hint="eastAsia" w:asciiTheme="minorEastAsia" w:hAnsiTheme="minorEastAsia"/>
              <w:sz w:val="24"/>
            </w:rPr>
          </w:rPrChange>
        </w:rPr>
        <w:t>技术</w:t>
      </w:r>
      <w:del w:id="54" w:author="Top童话" w:date="2026-01-29T14:52:46Z">
        <w:r>
          <w:rPr>
            <w:rStyle w:val="99"/>
            <w:rFonts w:hint="eastAsia" w:asciiTheme="minorEastAsia" w:hAnsiTheme="minorEastAsia" w:cstheme="minorEastAsia"/>
            <w:b w:val="0"/>
            <w:bCs/>
            <w:sz w:val="24"/>
            <w:rPrChange w:id="55" w:author="Top童话" w:date="2026-01-29T14:47:33Z">
              <w:rPr>
                <w:rStyle w:val="99"/>
                <w:rFonts w:hint="eastAsia" w:asciiTheme="minorEastAsia" w:hAnsiTheme="minorEastAsia"/>
                <w:sz w:val="24"/>
              </w:rPr>
            </w:rPrChange>
          </w:rPr>
          <w:delText>构</w:delText>
        </w:r>
      </w:del>
      <w:del w:id="56" w:author="Top童话" w:date="2026-01-29T14:52:46Z">
        <w:r>
          <w:rPr>
            <w:rStyle w:val="99"/>
            <w:rFonts w:hint="eastAsia" w:asciiTheme="minorEastAsia" w:hAnsiTheme="minorEastAsia" w:cstheme="minorEastAsia"/>
            <w:b w:val="0"/>
            <w:bCs/>
            <w:sz w:val="24"/>
            <w:rPrChange w:id="57" w:author="Top童话" w:date="2026-01-29T14:47:33Z">
              <w:rPr>
                <w:rStyle w:val="99"/>
                <w:rFonts w:hint="eastAsia" w:asciiTheme="minorEastAsia" w:hAnsiTheme="minorEastAsia"/>
                <w:sz w:val="24"/>
              </w:rPr>
            </w:rPrChange>
          </w:rPr>
          <w:delText>建</w:delText>
        </w:r>
      </w:del>
      <w:r>
        <w:rPr>
          <w:rStyle w:val="99"/>
          <w:rFonts w:hint="eastAsia" w:asciiTheme="minorEastAsia" w:hAnsiTheme="minorEastAsia" w:cstheme="minorEastAsia"/>
          <w:b w:val="0"/>
          <w:bCs/>
          <w:sz w:val="24"/>
          <w:rPrChange w:id="58" w:author="Top童话" w:date="2026-01-29T14:47:33Z">
            <w:rPr>
              <w:rStyle w:val="99"/>
              <w:rFonts w:hint="eastAsia" w:asciiTheme="minorEastAsia" w:hAnsiTheme="minorEastAsia"/>
              <w:sz w:val="24"/>
            </w:rPr>
          </w:rPrChange>
        </w:rPr>
        <w:t>，前端</w:t>
      </w:r>
      <w:ins w:id="59" w:author="Top童话" w:date="2026-01-29T14:53:23Z">
        <w:r>
          <w:rPr>
            <w:rStyle w:val="99"/>
            <w:rFonts w:hint="eastAsia" w:asciiTheme="minorEastAsia" w:hAnsiTheme="minorEastAsia" w:cstheme="minorEastAsia"/>
            <w:b w:val="0"/>
            <w:bCs/>
            <w:sz w:val="24"/>
            <w:lang w:val="en-US" w:eastAsia="zh-CN"/>
          </w:rPr>
          <w:t>结合</w:t>
        </w:r>
      </w:ins>
      <w:del w:id="60" w:author="Top童话" w:date="2026-01-29T14:52:54Z">
        <w:r>
          <w:rPr>
            <w:rStyle w:val="99"/>
            <w:rFonts w:hint="eastAsia" w:asciiTheme="minorEastAsia" w:hAnsiTheme="minorEastAsia" w:cstheme="minorEastAsia"/>
            <w:b w:val="0"/>
            <w:bCs/>
            <w:sz w:val="24"/>
            <w:rPrChange w:id="61" w:author="Top童话" w:date="2026-01-29T14:47:33Z">
              <w:rPr>
                <w:rStyle w:val="99"/>
                <w:rFonts w:hint="eastAsia" w:asciiTheme="minorEastAsia" w:hAnsiTheme="minorEastAsia"/>
                <w:sz w:val="24"/>
              </w:rPr>
            </w:rPrChange>
          </w:rPr>
          <w:delText>采</w:delText>
        </w:r>
      </w:del>
      <w:del w:id="62" w:author="Top童话" w:date="2026-01-29T14:52:54Z">
        <w:r>
          <w:rPr>
            <w:rStyle w:val="99"/>
            <w:rFonts w:hint="eastAsia" w:asciiTheme="minorEastAsia" w:hAnsiTheme="minorEastAsia" w:cstheme="minorEastAsia"/>
            <w:b w:val="0"/>
            <w:bCs/>
            <w:sz w:val="24"/>
            <w:rPrChange w:id="63" w:author="Top童话" w:date="2026-01-29T14:47:33Z">
              <w:rPr>
                <w:rStyle w:val="99"/>
                <w:rFonts w:hint="eastAsia" w:asciiTheme="minorEastAsia" w:hAnsiTheme="minorEastAsia"/>
                <w:sz w:val="24"/>
              </w:rPr>
            </w:rPrChange>
          </w:rPr>
          <w:delText>用</w:delText>
        </w:r>
      </w:del>
      <w:r>
        <w:rPr>
          <w:rStyle w:val="99"/>
          <w:rFonts w:hint="eastAsia" w:asciiTheme="minorEastAsia" w:hAnsiTheme="minorEastAsia" w:cstheme="minorEastAsia"/>
          <w:b w:val="0"/>
          <w:bCs/>
          <w:sz w:val="24"/>
          <w:rPrChange w:id="64" w:author="Top童话" w:date="2026-01-29T14:47:33Z">
            <w:rPr>
              <w:rStyle w:val="99"/>
              <w:rFonts w:hint="eastAsia" w:asciiTheme="minorEastAsia" w:hAnsiTheme="minorEastAsia"/>
              <w:sz w:val="24"/>
            </w:rPr>
          </w:rPrChange>
        </w:rPr>
        <w:t>Bootstrap 5和jQuery实现响应式</w:t>
      </w:r>
      <w:del w:id="65" w:author="Top童话" w:date="2026-01-29T14:53:32Z">
        <w:r>
          <w:rPr>
            <w:rStyle w:val="99"/>
            <w:rFonts w:hint="eastAsia" w:asciiTheme="minorEastAsia" w:hAnsiTheme="minorEastAsia" w:cstheme="minorEastAsia"/>
            <w:b w:val="0"/>
            <w:bCs/>
            <w:sz w:val="24"/>
            <w:rPrChange w:id="66" w:author="Top童话" w:date="2026-01-29T14:47:33Z">
              <w:rPr>
                <w:rStyle w:val="99"/>
                <w:rFonts w:hint="eastAsia" w:asciiTheme="minorEastAsia" w:hAnsiTheme="minorEastAsia"/>
                <w:sz w:val="24"/>
              </w:rPr>
            </w:rPrChange>
          </w:rPr>
          <w:delText>用</w:delText>
        </w:r>
      </w:del>
      <w:del w:id="67" w:author="Top童话" w:date="2026-01-29T14:53:32Z">
        <w:r>
          <w:rPr>
            <w:rStyle w:val="99"/>
            <w:rFonts w:hint="eastAsia" w:asciiTheme="minorEastAsia" w:hAnsiTheme="minorEastAsia" w:cstheme="minorEastAsia"/>
            <w:b w:val="0"/>
            <w:bCs/>
            <w:sz w:val="24"/>
            <w:rPrChange w:id="68" w:author="Top童话" w:date="2026-01-29T14:47:33Z">
              <w:rPr>
                <w:rStyle w:val="99"/>
                <w:rFonts w:hint="eastAsia" w:asciiTheme="minorEastAsia" w:hAnsiTheme="minorEastAsia"/>
                <w:sz w:val="24"/>
              </w:rPr>
            </w:rPrChange>
          </w:rPr>
          <w:delText>户</w:delText>
        </w:r>
      </w:del>
      <w:ins w:id="69" w:author="Top童话" w:date="2026-01-29T14:53:33Z">
        <w:r>
          <w:rPr>
            <w:rStyle w:val="99"/>
            <w:rFonts w:hint="eastAsia" w:asciiTheme="minorEastAsia" w:hAnsiTheme="minorEastAsia" w:cstheme="minorEastAsia"/>
            <w:b w:val="0"/>
            <w:bCs/>
            <w:sz w:val="24"/>
            <w:lang w:val="en-US" w:eastAsia="zh-CN"/>
          </w:rPr>
          <w:t>交互</w:t>
        </w:r>
      </w:ins>
      <w:r>
        <w:rPr>
          <w:rStyle w:val="99"/>
          <w:rFonts w:hint="eastAsia" w:asciiTheme="minorEastAsia" w:hAnsiTheme="minorEastAsia" w:cstheme="minorEastAsia"/>
          <w:b w:val="0"/>
          <w:bCs/>
          <w:sz w:val="24"/>
          <w:rPrChange w:id="70" w:author="Top童话" w:date="2026-01-29T14:47:33Z">
            <w:rPr>
              <w:rStyle w:val="99"/>
              <w:rFonts w:hint="eastAsia" w:asciiTheme="minorEastAsia" w:hAnsiTheme="minorEastAsia"/>
              <w:sz w:val="24"/>
            </w:rPr>
          </w:rPrChange>
        </w:rPr>
        <w:t>界面，数据</w:t>
      </w:r>
      <w:del w:id="71" w:author="Top童话" w:date="2026-01-29T14:54:07Z">
        <w:r>
          <w:rPr>
            <w:rStyle w:val="99"/>
            <w:rFonts w:hint="default" w:asciiTheme="minorEastAsia" w:hAnsiTheme="minorEastAsia" w:cstheme="minorEastAsia"/>
            <w:b w:val="0"/>
            <w:bCs/>
            <w:sz w:val="24"/>
            <w:rPrChange w:id="72" w:author="Top童话" w:date="2026-01-29T14:47:33Z">
              <w:rPr>
                <w:rStyle w:val="99"/>
                <w:rFonts w:hint="eastAsia" w:asciiTheme="minorEastAsia" w:hAnsiTheme="minorEastAsia"/>
                <w:sz w:val="24"/>
              </w:rPr>
            </w:rPrChange>
          </w:rPr>
          <w:delText>存储</w:delText>
        </w:r>
      </w:del>
      <w:ins w:id="73" w:author="Top童话" w:date="2026-01-29T14:54:13Z">
        <w:r>
          <w:rPr>
            <w:rStyle w:val="99"/>
            <w:rFonts w:hint="eastAsia" w:asciiTheme="minorEastAsia" w:hAnsiTheme="minorEastAsia" w:cstheme="minorEastAsia"/>
            <w:b w:val="0"/>
            <w:bCs/>
            <w:sz w:val="24"/>
            <w:lang w:val="en-US" w:eastAsia="zh-CN"/>
          </w:rPr>
          <w:t>持久化</w:t>
        </w:r>
      </w:ins>
      <w:ins w:id="74" w:author="Top童话" w:date="2026-01-29T14:54:14Z">
        <w:r>
          <w:rPr>
            <w:rStyle w:val="99"/>
            <w:rFonts w:hint="eastAsia" w:asciiTheme="minorEastAsia" w:hAnsiTheme="minorEastAsia" w:cstheme="minorEastAsia"/>
            <w:b w:val="0"/>
            <w:bCs/>
            <w:sz w:val="24"/>
            <w:lang w:val="en-US" w:eastAsia="zh-CN"/>
          </w:rPr>
          <w:t>依托</w:t>
        </w:r>
      </w:ins>
      <w:del w:id="75" w:author="Top童话" w:date="2026-01-29T14:53:41Z">
        <w:r>
          <w:rPr>
            <w:rStyle w:val="99"/>
            <w:rFonts w:hint="eastAsia" w:asciiTheme="minorEastAsia" w:hAnsiTheme="minorEastAsia" w:cstheme="minorEastAsia"/>
            <w:b w:val="0"/>
            <w:bCs/>
            <w:sz w:val="24"/>
            <w:rPrChange w:id="76" w:author="Top童话" w:date="2026-01-29T14:47:33Z">
              <w:rPr>
                <w:rStyle w:val="99"/>
                <w:rFonts w:hint="eastAsia" w:asciiTheme="minorEastAsia" w:hAnsiTheme="minorEastAsia"/>
                <w:sz w:val="24"/>
              </w:rPr>
            </w:rPrChange>
          </w:rPr>
          <w:delText>基</w:delText>
        </w:r>
      </w:del>
      <w:del w:id="77" w:author="Top童话" w:date="2026-01-29T14:53:41Z">
        <w:r>
          <w:rPr>
            <w:rStyle w:val="99"/>
            <w:rFonts w:hint="eastAsia" w:asciiTheme="minorEastAsia" w:hAnsiTheme="minorEastAsia" w:cstheme="minorEastAsia"/>
            <w:b w:val="0"/>
            <w:bCs/>
            <w:sz w:val="24"/>
            <w:rPrChange w:id="78" w:author="Top童话" w:date="2026-01-29T14:47:33Z">
              <w:rPr>
                <w:rStyle w:val="99"/>
                <w:rFonts w:hint="eastAsia" w:asciiTheme="minorEastAsia" w:hAnsiTheme="minorEastAsia"/>
                <w:sz w:val="24"/>
              </w:rPr>
            </w:rPrChange>
          </w:rPr>
          <w:delText>于</w:delText>
        </w:r>
      </w:del>
      <w:r>
        <w:rPr>
          <w:rStyle w:val="99"/>
          <w:rFonts w:hint="eastAsia" w:asciiTheme="minorEastAsia" w:hAnsiTheme="minorEastAsia" w:cstheme="minorEastAsia"/>
          <w:b w:val="0"/>
          <w:bCs/>
          <w:sz w:val="24"/>
          <w:rPrChange w:id="79" w:author="Top童话" w:date="2026-01-29T14:47:33Z">
            <w:rPr>
              <w:rStyle w:val="99"/>
              <w:rFonts w:hint="eastAsia" w:asciiTheme="minorEastAsia" w:hAnsiTheme="minorEastAsia"/>
              <w:sz w:val="24"/>
            </w:rPr>
          </w:rPrChange>
        </w:rPr>
        <w:t>MySQL 8.0</w:t>
      </w:r>
      <w:del w:id="80" w:author="Top童话" w:date="2026-01-29T14:54:17Z">
        <w:r>
          <w:rPr>
            <w:rStyle w:val="99"/>
            <w:rFonts w:hint="eastAsia" w:asciiTheme="minorEastAsia" w:hAnsiTheme="minorEastAsia" w:cstheme="minorEastAsia"/>
            <w:b w:val="0"/>
            <w:bCs/>
            <w:sz w:val="24"/>
            <w:rPrChange w:id="81" w:author="Top童话" w:date="2026-01-29T14:47:33Z">
              <w:rPr>
                <w:rStyle w:val="99"/>
                <w:rFonts w:hint="eastAsia" w:asciiTheme="minorEastAsia" w:hAnsiTheme="minorEastAsia"/>
                <w:sz w:val="24"/>
              </w:rPr>
            </w:rPrChange>
          </w:rPr>
          <w:delText>数</w:delText>
        </w:r>
      </w:del>
      <w:del w:id="82" w:author="Top童话" w:date="2026-01-29T14:54:17Z">
        <w:r>
          <w:rPr>
            <w:rStyle w:val="99"/>
            <w:rFonts w:hint="eastAsia" w:asciiTheme="minorEastAsia" w:hAnsiTheme="minorEastAsia" w:cstheme="minorEastAsia"/>
            <w:b w:val="0"/>
            <w:bCs/>
            <w:sz w:val="24"/>
            <w:rPrChange w:id="83" w:author="Top童话" w:date="2026-01-29T14:47:33Z">
              <w:rPr>
                <w:rStyle w:val="99"/>
                <w:rFonts w:hint="eastAsia" w:asciiTheme="minorEastAsia" w:hAnsiTheme="minorEastAsia"/>
                <w:sz w:val="24"/>
              </w:rPr>
            </w:rPrChange>
          </w:rPr>
          <w:delText>据</w:delText>
        </w:r>
      </w:del>
      <w:del w:id="84" w:author="Top童话" w:date="2026-01-29T14:54:17Z">
        <w:r>
          <w:rPr>
            <w:rStyle w:val="99"/>
            <w:rFonts w:hint="eastAsia" w:asciiTheme="minorEastAsia" w:hAnsiTheme="minorEastAsia" w:cstheme="minorEastAsia"/>
            <w:b w:val="0"/>
            <w:bCs/>
            <w:sz w:val="24"/>
            <w:rPrChange w:id="85" w:author="Top童话" w:date="2026-01-29T14:47:33Z">
              <w:rPr>
                <w:rStyle w:val="99"/>
                <w:rFonts w:hint="eastAsia" w:asciiTheme="minorEastAsia" w:hAnsiTheme="minorEastAsia"/>
                <w:sz w:val="24"/>
              </w:rPr>
            </w:rPrChange>
          </w:rPr>
          <w:delText>库</w:delText>
        </w:r>
      </w:del>
      <w:ins w:id="86" w:author="Top童话" w:date="2026-01-29T14:54:21Z">
        <w:r>
          <w:rPr>
            <w:rStyle w:val="99"/>
            <w:rFonts w:hint="eastAsia" w:asciiTheme="minorEastAsia" w:hAnsiTheme="minorEastAsia" w:cstheme="minorEastAsia"/>
            <w:b w:val="0"/>
            <w:bCs/>
            <w:sz w:val="24"/>
            <w:lang w:val="en-US" w:eastAsia="zh-CN"/>
          </w:rPr>
          <w:t>完成</w:t>
        </w:r>
      </w:ins>
      <w:r>
        <w:rPr>
          <w:rStyle w:val="99"/>
          <w:rFonts w:hint="eastAsia" w:asciiTheme="minorEastAsia" w:hAnsiTheme="minorEastAsia" w:cstheme="minorEastAsia"/>
          <w:b w:val="0"/>
          <w:bCs/>
          <w:sz w:val="24"/>
          <w:rPrChange w:id="87" w:author="Top童话" w:date="2026-01-29T14:47:33Z">
            <w:rPr>
              <w:rStyle w:val="99"/>
              <w:rFonts w:hint="eastAsia" w:asciiTheme="minorEastAsia" w:hAnsiTheme="minorEastAsia"/>
              <w:sz w:val="24"/>
            </w:rPr>
          </w:rPrChange>
        </w:rPr>
        <w:t>，并通过Maven进行项目</w:t>
      </w:r>
      <w:ins w:id="88" w:author="Top童话" w:date="2026-01-29T14:54:38Z">
        <w:r>
          <w:rPr>
            <w:rStyle w:val="99"/>
            <w:rFonts w:hint="eastAsia" w:asciiTheme="minorEastAsia" w:hAnsiTheme="minorEastAsia" w:cstheme="minorEastAsia"/>
            <w:b w:val="0"/>
            <w:bCs/>
            <w:sz w:val="24"/>
            <w:lang w:val="en-US" w:eastAsia="zh-CN"/>
          </w:rPr>
          <w:t>依赖</w:t>
        </w:r>
      </w:ins>
      <w:del w:id="89" w:author="Top童话" w:date="2026-01-29T14:54:35Z">
        <w:r>
          <w:rPr>
            <w:rStyle w:val="99"/>
            <w:rFonts w:hint="eastAsia" w:asciiTheme="minorEastAsia" w:hAnsiTheme="minorEastAsia" w:cstheme="minorEastAsia"/>
            <w:b w:val="0"/>
            <w:bCs/>
            <w:sz w:val="24"/>
            <w:rPrChange w:id="90" w:author="Top童话" w:date="2026-01-29T14:47:33Z">
              <w:rPr>
                <w:rStyle w:val="99"/>
                <w:rFonts w:hint="eastAsia" w:asciiTheme="minorEastAsia" w:hAnsiTheme="minorEastAsia"/>
                <w:sz w:val="24"/>
              </w:rPr>
            </w:rPrChange>
          </w:rPr>
          <w:delText>构</w:delText>
        </w:r>
      </w:del>
      <w:del w:id="91" w:author="Top童话" w:date="2026-01-29T14:54:34Z">
        <w:r>
          <w:rPr>
            <w:rStyle w:val="99"/>
            <w:rFonts w:hint="eastAsia" w:asciiTheme="minorEastAsia" w:hAnsiTheme="minorEastAsia" w:cstheme="minorEastAsia"/>
            <w:b w:val="0"/>
            <w:bCs/>
            <w:sz w:val="24"/>
            <w:rPrChange w:id="92" w:author="Top童话" w:date="2026-01-29T14:47:33Z">
              <w:rPr>
                <w:rStyle w:val="99"/>
                <w:rFonts w:hint="eastAsia" w:asciiTheme="minorEastAsia" w:hAnsiTheme="minorEastAsia"/>
                <w:sz w:val="24"/>
              </w:rPr>
            </w:rPrChange>
          </w:rPr>
          <w:delText>建</w:delText>
        </w:r>
      </w:del>
      <w:r>
        <w:rPr>
          <w:rStyle w:val="99"/>
          <w:rFonts w:hint="eastAsia" w:asciiTheme="minorEastAsia" w:hAnsiTheme="minorEastAsia" w:cstheme="minorEastAsia"/>
          <w:b w:val="0"/>
          <w:bCs/>
          <w:sz w:val="24"/>
          <w:rPrChange w:id="93" w:author="Top童话" w:date="2026-01-29T14:47:33Z">
            <w:rPr>
              <w:rStyle w:val="99"/>
              <w:rFonts w:hint="eastAsia" w:asciiTheme="minorEastAsia" w:hAnsiTheme="minorEastAsia"/>
              <w:sz w:val="24"/>
            </w:rPr>
          </w:rPrChange>
        </w:rPr>
        <w:t>管理。</w:t>
      </w:r>
      <w:ins w:id="94" w:author="Top童话" w:date="2026-01-29T14:54:49Z">
        <w:r>
          <w:rPr>
            <w:rStyle w:val="99"/>
            <w:rFonts w:hint="eastAsia" w:asciiTheme="minorEastAsia" w:hAnsiTheme="minorEastAsia" w:cstheme="minorEastAsia"/>
            <w:b w:val="0"/>
            <w:bCs/>
            <w:sz w:val="24"/>
            <w:lang w:val="en-US" w:eastAsia="zh-CN"/>
          </w:rPr>
          <w:t>该</w:t>
        </w:r>
      </w:ins>
      <w:r>
        <w:rPr>
          <w:rStyle w:val="99"/>
          <w:rFonts w:hint="eastAsia" w:asciiTheme="minorEastAsia" w:hAnsiTheme="minorEastAsia" w:cstheme="minorEastAsia"/>
          <w:b w:val="0"/>
          <w:bCs/>
          <w:sz w:val="24"/>
          <w:rPrChange w:id="95" w:author="Top童话" w:date="2026-01-29T14:47:33Z">
            <w:rPr>
              <w:rStyle w:val="99"/>
              <w:rFonts w:hint="eastAsia" w:asciiTheme="minorEastAsia" w:hAnsiTheme="minorEastAsia"/>
              <w:sz w:val="24"/>
            </w:rPr>
          </w:rPrChange>
        </w:rPr>
        <w:t>系统</w:t>
      </w:r>
      <w:ins w:id="96" w:author="Top童话" w:date="2026-01-29T14:55:16Z">
        <w:r>
          <w:rPr>
            <w:rStyle w:val="99"/>
            <w:rFonts w:hint="eastAsia" w:asciiTheme="minorEastAsia" w:hAnsiTheme="minorEastAsia" w:cstheme="minorEastAsia"/>
            <w:b w:val="0"/>
            <w:bCs/>
            <w:sz w:val="24"/>
          </w:rPr>
          <w:t>构建了包含会员、收银员、经理和管理员在内的多角色权限体系</w:t>
        </w:r>
      </w:ins>
      <w:ins w:id="97" w:author="Top童话" w:date="2026-01-29T14:55:29Z">
        <w:r>
          <w:rPr>
            <w:rStyle w:val="99"/>
            <w:rFonts w:hint="eastAsia" w:asciiTheme="minorEastAsia" w:hAnsiTheme="minorEastAsia" w:cstheme="minorEastAsia"/>
            <w:b w:val="0"/>
            <w:bCs/>
            <w:sz w:val="24"/>
            <w:lang w:eastAsia="zh-CN"/>
          </w:rPr>
          <w:t>，</w:t>
        </w:r>
      </w:ins>
      <w:ins w:id="98" w:author="Top童话" w:date="2026-01-29T14:55:33Z">
        <w:r>
          <w:rPr>
            <w:rStyle w:val="99"/>
            <w:rFonts w:hint="eastAsia" w:asciiTheme="minorEastAsia" w:hAnsiTheme="minorEastAsia" w:cstheme="minorEastAsia"/>
            <w:b w:val="0"/>
            <w:bCs/>
            <w:sz w:val="24"/>
            <w:lang w:eastAsia="zh-CN"/>
          </w:rPr>
          <w:t>各角色具备差异化的功能权限</w:t>
        </w:r>
      </w:ins>
      <w:ins w:id="99" w:author="Top童话" w:date="2026-01-29T14:56:30Z">
        <w:r>
          <w:rPr>
            <w:rStyle w:val="99"/>
            <w:rFonts w:hint="eastAsia" w:asciiTheme="minorEastAsia" w:hAnsiTheme="minorEastAsia" w:cstheme="minorEastAsia"/>
            <w:b w:val="0"/>
            <w:bCs/>
            <w:sz w:val="24"/>
            <w:lang w:eastAsia="zh-CN"/>
          </w:rPr>
          <w:t>，</w:t>
        </w:r>
      </w:ins>
      <w:del w:id="100" w:author="Top童话" w:date="2026-01-29T14:56:30Z">
        <w:r>
          <w:rPr>
            <w:rStyle w:val="99"/>
            <w:rFonts w:hint="eastAsia" w:asciiTheme="minorEastAsia" w:hAnsiTheme="minorEastAsia" w:cstheme="minorEastAsia"/>
            <w:b w:val="0"/>
            <w:bCs/>
            <w:sz w:val="24"/>
            <w:rPrChange w:id="101" w:author="Top童话" w:date="2026-01-29T14:47:33Z">
              <w:rPr>
                <w:rStyle w:val="99"/>
                <w:rFonts w:hint="eastAsia" w:asciiTheme="minorEastAsia" w:hAnsiTheme="minorEastAsia"/>
                <w:sz w:val="24"/>
              </w:rPr>
            </w:rPrChange>
          </w:rPr>
          <w:delText>。</w:delText>
        </w:r>
      </w:del>
      <w:del w:id="102" w:author="Top童话" w:date="2026-01-29T14:55:54Z">
        <w:r>
          <w:rPr>
            <w:rStyle w:val="99"/>
            <w:rFonts w:hint="eastAsia" w:asciiTheme="minorEastAsia" w:hAnsiTheme="minorEastAsia" w:cstheme="minorEastAsia"/>
            <w:b w:val="0"/>
            <w:bCs/>
            <w:sz w:val="24"/>
            <w:rPrChange w:id="103" w:author="Top童话" w:date="2026-01-29T14:47:33Z">
              <w:rPr>
                <w:rStyle w:val="99"/>
                <w:rFonts w:hint="eastAsia" w:asciiTheme="minorEastAsia" w:hAnsiTheme="minorEastAsia"/>
                <w:sz w:val="24"/>
              </w:rPr>
            </w:rPrChange>
          </w:rPr>
          <w:delText>核</w:delText>
        </w:r>
      </w:del>
      <w:del w:id="104" w:author="Top童话" w:date="2026-01-29T14:55:54Z">
        <w:r>
          <w:rPr>
            <w:rStyle w:val="99"/>
            <w:rFonts w:hint="eastAsia" w:asciiTheme="minorEastAsia" w:hAnsiTheme="minorEastAsia" w:cstheme="minorEastAsia"/>
            <w:b w:val="0"/>
            <w:bCs/>
            <w:sz w:val="24"/>
            <w:rPrChange w:id="105" w:author="Top童话" w:date="2026-01-29T14:47:33Z">
              <w:rPr>
                <w:rStyle w:val="99"/>
                <w:rFonts w:hint="eastAsia" w:asciiTheme="minorEastAsia" w:hAnsiTheme="minorEastAsia"/>
                <w:sz w:val="24"/>
              </w:rPr>
            </w:rPrChange>
          </w:rPr>
          <w:delText>心</w:delText>
        </w:r>
      </w:del>
      <w:del w:id="106" w:author="Top童话" w:date="2026-01-29T14:55:54Z">
        <w:r>
          <w:rPr>
            <w:rStyle w:val="99"/>
            <w:rFonts w:hint="eastAsia" w:asciiTheme="minorEastAsia" w:hAnsiTheme="minorEastAsia" w:cstheme="minorEastAsia"/>
            <w:b w:val="0"/>
            <w:bCs/>
            <w:sz w:val="24"/>
            <w:rPrChange w:id="107" w:author="Top童话" w:date="2026-01-29T14:47:33Z">
              <w:rPr>
                <w:rStyle w:val="99"/>
                <w:rFonts w:hint="eastAsia" w:asciiTheme="minorEastAsia" w:hAnsiTheme="minorEastAsia"/>
                <w:sz w:val="24"/>
              </w:rPr>
            </w:rPrChange>
          </w:rPr>
          <w:delText>功</w:delText>
        </w:r>
      </w:del>
      <w:del w:id="108" w:author="Top童话" w:date="2026-01-29T14:55:54Z">
        <w:r>
          <w:rPr>
            <w:rStyle w:val="99"/>
            <w:rFonts w:hint="eastAsia" w:asciiTheme="minorEastAsia" w:hAnsiTheme="minorEastAsia" w:cstheme="minorEastAsia"/>
            <w:b w:val="0"/>
            <w:bCs/>
            <w:sz w:val="24"/>
            <w:rPrChange w:id="109" w:author="Top童话" w:date="2026-01-29T14:47:33Z">
              <w:rPr>
                <w:rStyle w:val="99"/>
                <w:rFonts w:hint="eastAsia" w:asciiTheme="minorEastAsia" w:hAnsiTheme="minorEastAsia"/>
                <w:sz w:val="24"/>
              </w:rPr>
            </w:rPrChange>
          </w:rPr>
          <w:delText>能</w:delText>
        </w:r>
      </w:del>
      <w:del w:id="110" w:author="Top童话" w:date="2026-01-29T14:55:55Z">
        <w:r>
          <w:rPr>
            <w:rStyle w:val="99"/>
            <w:rFonts w:hint="eastAsia" w:asciiTheme="minorEastAsia" w:hAnsiTheme="minorEastAsia" w:cstheme="minorEastAsia"/>
            <w:b w:val="0"/>
            <w:bCs/>
            <w:sz w:val="24"/>
            <w:rPrChange w:id="111" w:author="Top童话" w:date="2026-01-29T14:47:33Z">
              <w:rPr>
                <w:rStyle w:val="99"/>
                <w:rFonts w:hint="eastAsia" w:asciiTheme="minorEastAsia" w:hAnsiTheme="minorEastAsia"/>
                <w:sz w:val="24"/>
              </w:rPr>
            </w:rPrChange>
          </w:rPr>
          <w:delText>模</w:delText>
        </w:r>
      </w:del>
      <w:del w:id="112" w:author="Top童话" w:date="2026-01-29T14:55:55Z">
        <w:r>
          <w:rPr>
            <w:rStyle w:val="99"/>
            <w:rFonts w:hint="eastAsia" w:asciiTheme="minorEastAsia" w:hAnsiTheme="minorEastAsia" w:cstheme="minorEastAsia"/>
            <w:b w:val="0"/>
            <w:bCs/>
            <w:sz w:val="24"/>
            <w:rPrChange w:id="113" w:author="Top童话" w:date="2026-01-29T14:47:33Z">
              <w:rPr>
                <w:rStyle w:val="99"/>
                <w:rFonts w:hint="eastAsia" w:asciiTheme="minorEastAsia" w:hAnsiTheme="minorEastAsia"/>
                <w:sz w:val="24"/>
              </w:rPr>
            </w:rPrChange>
          </w:rPr>
          <w:delText>块</w:delText>
        </w:r>
      </w:del>
      <w:del w:id="114" w:author="Top童话" w:date="2026-01-29T14:55:55Z">
        <w:r>
          <w:rPr>
            <w:rStyle w:val="99"/>
            <w:rFonts w:hint="eastAsia" w:asciiTheme="minorEastAsia" w:hAnsiTheme="minorEastAsia" w:cstheme="minorEastAsia"/>
            <w:b w:val="0"/>
            <w:bCs/>
            <w:sz w:val="24"/>
            <w:rPrChange w:id="115" w:author="Top童话" w:date="2026-01-29T14:47:33Z">
              <w:rPr>
                <w:rStyle w:val="99"/>
                <w:rFonts w:hint="eastAsia" w:asciiTheme="minorEastAsia" w:hAnsiTheme="minorEastAsia"/>
                <w:sz w:val="24"/>
              </w:rPr>
            </w:rPrChange>
          </w:rPr>
          <w:delText>包</w:delText>
        </w:r>
      </w:del>
      <w:del w:id="116" w:author="Top童话" w:date="2026-01-29T14:55:55Z">
        <w:r>
          <w:rPr>
            <w:rStyle w:val="99"/>
            <w:rFonts w:hint="eastAsia" w:asciiTheme="minorEastAsia" w:hAnsiTheme="minorEastAsia" w:cstheme="minorEastAsia"/>
            <w:b w:val="0"/>
            <w:bCs/>
            <w:sz w:val="24"/>
            <w:rPrChange w:id="117" w:author="Top童话" w:date="2026-01-29T14:47:33Z">
              <w:rPr>
                <w:rStyle w:val="99"/>
                <w:rFonts w:hint="eastAsia" w:asciiTheme="minorEastAsia" w:hAnsiTheme="minorEastAsia"/>
                <w:sz w:val="24"/>
              </w:rPr>
            </w:rPrChange>
          </w:rPr>
          <w:delText>括</w:delText>
        </w:r>
      </w:del>
      <w:del w:id="118" w:author="Top童话" w:date="2026-01-29T14:55:55Z">
        <w:r>
          <w:rPr>
            <w:rStyle w:val="99"/>
            <w:rFonts w:hint="eastAsia" w:asciiTheme="minorEastAsia" w:hAnsiTheme="minorEastAsia" w:cstheme="minorEastAsia"/>
            <w:b w:val="0"/>
            <w:bCs/>
            <w:sz w:val="24"/>
            <w:rPrChange w:id="119" w:author="Top童话" w:date="2026-01-29T14:47:33Z">
              <w:rPr>
                <w:rStyle w:val="99"/>
                <w:rFonts w:hint="eastAsia" w:asciiTheme="minorEastAsia" w:hAnsiTheme="minorEastAsia"/>
                <w:sz w:val="24"/>
              </w:rPr>
            </w:rPrChange>
          </w:rPr>
          <w:delText>：</w:delText>
        </w:r>
      </w:del>
      <w:ins w:id="120" w:author="Top童话" w:date="2026-01-29T14:56:02Z">
        <w:r>
          <w:rPr>
            <w:rStyle w:val="99"/>
            <w:rFonts w:hint="eastAsia" w:asciiTheme="minorEastAsia" w:hAnsiTheme="minorEastAsia" w:cstheme="minorEastAsia"/>
            <w:b w:val="0"/>
            <w:bCs/>
            <w:sz w:val="24"/>
            <w:lang w:val="en-US" w:eastAsia="zh-CN"/>
          </w:rPr>
          <w:t>主要</w:t>
        </w:r>
      </w:ins>
      <w:ins w:id="121" w:author="Top童话" w:date="2026-01-29T14:56:21Z">
        <w:r>
          <w:rPr>
            <w:rStyle w:val="99"/>
            <w:rFonts w:hint="eastAsia" w:asciiTheme="minorEastAsia" w:hAnsiTheme="minorEastAsia" w:cstheme="minorEastAsia"/>
            <w:b w:val="0"/>
            <w:bCs/>
            <w:sz w:val="24"/>
            <w:lang w:val="en-US" w:eastAsia="zh-CN"/>
          </w:rPr>
          <w:t>涵盖</w:t>
        </w:r>
      </w:ins>
      <w:r>
        <w:rPr>
          <w:rStyle w:val="99"/>
          <w:rFonts w:hint="eastAsia" w:asciiTheme="minorEastAsia" w:hAnsiTheme="minorEastAsia" w:cstheme="minorEastAsia"/>
          <w:b w:val="0"/>
          <w:bCs/>
          <w:sz w:val="24"/>
          <w:rPrChange w:id="122" w:author="Top童话" w:date="2026-01-29T14:47:33Z">
            <w:rPr>
              <w:rStyle w:val="99"/>
              <w:rFonts w:hint="eastAsia" w:asciiTheme="minorEastAsia" w:hAnsiTheme="minorEastAsia"/>
              <w:sz w:val="24"/>
            </w:rPr>
          </w:rPrChange>
        </w:rPr>
        <w:t>用户注册登录与身份认证、积分获取与消费管理、商品兑换服务、促销活动管理</w:t>
      </w:r>
      <w:ins w:id="123" w:author="Top童话" w:date="2026-01-29T14:56:25Z">
        <w:r>
          <w:rPr>
            <w:rStyle w:val="99"/>
            <w:rFonts w:hint="eastAsia" w:asciiTheme="minorEastAsia" w:hAnsiTheme="minorEastAsia" w:cstheme="minorEastAsia"/>
            <w:b w:val="0"/>
            <w:bCs/>
            <w:sz w:val="24"/>
            <w:lang w:val="en-US" w:eastAsia="zh-CN"/>
          </w:rPr>
          <w:t>及</w:t>
        </w:r>
      </w:ins>
      <w:del w:id="124" w:author="Top童话" w:date="2026-01-29T14:56:23Z">
        <w:r>
          <w:rPr>
            <w:rStyle w:val="99"/>
            <w:rFonts w:hint="eastAsia" w:asciiTheme="minorEastAsia" w:hAnsiTheme="minorEastAsia" w:cstheme="minorEastAsia"/>
            <w:b w:val="0"/>
            <w:bCs/>
            <w:sz w:val="24"/>
            <w:rPrChange w:id="125" w:author="Top童话" w:date="2026-01-29T14:47:33Z">
              <w:rPr>
                <w:rStyle w:val="99"/>
                <w:rFonts w:hint="eastAsia" w:asciiTheme="minorEastAsia" w:hAnsiTheme="minorEastAsia"/>
                <w:sz w:val="24"/>
              </w:rPr>
            </w:rPrChange>
          </w:rPr>
          <w:delText>、</w:delText>
        </w:r>
      </w:del>
      <w:r>
        <w:rPr>
          <w:rStyle w:val="99"/>
          <w:rFonts w:hint="eastAsia" w:asciiTheme="minorEastAsia" w:hAnsiTheme="minorEastAsia" w:cstheme="minorEastAsia"/>
          <w:b w:val="0"/>
          <w:bCs/>
          <w:sz w:val="24"/>
          <w:rPrChange w:id="126" w:author="Top童话" w:date="2026-01-29T14:47:33Z">
            <w:rPr>
              <w:rStyle w:val="99"/>
              <w:rFonts w:hint="eastAsia" w:asciiTheme="minorEastAsia" w:hAnsiTheme="minorEastAsia"/>
              <w:sz w:val="24"/>
            </w:rPr>
          </w:rPrChange>
        </w:rPr>
        <w:t>数据统计分析等。</w:t>
      </w:r>
      <w:ins w:id="127" w:author="Top童话" w:date="2026-01-29T14:56:35Z">
        <w:r>
          <w:rPr>
            <w:rStyle w:val="99"/>
            <w:rFonts w:hint="eastAsia" w:asciiTheme="minorEastAsia" w:hAnsiTheme="minorEastAsia" w:cstheme="minorEastAsia"/>
            <w:b w:val="0"/>
            <w:bCs/>
            <w:sz w:val="24"/>
            <w:lang w:val="en-US" w:eastAsia="zh-CN"/>
          </w:rPr>
          <w:t>另外，</w:t>
        </w:r>
      </w:ins>
      <w:ins w:id="128" w:author="Top童话" w:date="2026-01-29T14:56:38Z">
        <w:r>
          <w:rPr>
            <w:rStyle w:val="99"/>
            <w:rFonts w:hint="eastAsia" w:asciiTheme="minorEastAsia" w:hAnsiTheme="minorEastAsia" w:cstheme="minorEastAsia"/>
            <w:b w:val="0"/>
            <w:bCs/>
            <w:sz w:val="24"/>
            <w:lang w:val="en-US" w:eastAsia="zh-CN"/>
          </w:rPr>
          <w:t>在安全性方面，</w:t>
        </w:r>
      </w:ins>
      <w:r>
        <w:rPr>
          <w:rStyle w:val="99"/>
          <w:rFonts w:hint="eastAsia" w:asciiTheme="minorEastAsia" w:hAnsiTheme="minorEastAsia" w:cstheme="minorEastAsia"/>
          <w:b w:val="0"/>
          <w:bCs/>
          <w:sz w:val="24"/>
          <w:rPrChange w:id="129" w:author="Top童话" w:date="2026-01-29T14:47:33Z">
            <w:rPr>
              <w:rStyle w:val="99"/>
              <w:rFonts w:hint="eastAsia" w:asciiTheme="minorEastAsia" w:hAnsiTheme="minorEastAsia"/>
              <w:sz w:val="24"/>
            </w:rPr>
          </w:rPrChange>
        </w:rPr>
        <w:t>系统采用BCrypt算法</w:t>
      </w:r>
      <w:del w:id="130" w:author="Top童话" w:date="2026-01-29T14:57:00Z">
        <w:r>
          <w:rPr>
            <w:rStyle w:val="99"/>
            <w:rFonts w:hint="default" w:asciiTheme="minorEastAsia" w:hAnsiTheme="minorEastAsia" w:cstheme="minorEastAsia"/>
            <w:b w:val="0"/>
            <w:bCs/>
            <w:sz w:val="24"/>
            <w:rPrChange w:id="131" w:author="Top童话" w:date="2026-01-29T14:47:33Z">
              <w:rPr>
                <w:rStyle w:val="99"/>
                <w:rFonts w:hint="eastAsia" w:asciiTheme="minorEastAsia" w:hAnsiTheme="minorEastAsia"/>
                <w:sz w:val="24"/>
              </w:rPr>
            </w:rPrChange>
          </w:rPr>
          <w:delText>对用户</w:delText>
        </w:r>
      </w:del>
      <w:ins w:id="132" w:author="Top童话" w:date="2026-01-29T14:57:01Z">
        <w:r>
          <w:rPr>
            <w:rStyle w:val="99"/>
            <w:rFonts w:hint="eastAsia" w:asciiTheme="minorEastAsia" w:hAnsiTheme="minorEastAsia" w:cstheme="minorEastAsia"/>
            <w:b w:val="0"/>
            <w:bCs/>
            <w:sz w:val="24"/>
            <w:lang w:val="en-US" w:eastAsia="zh-CN"/>
          </w:rPr>
          <w:t>实现</w:t>
        </w:r>
      </w:ins>
      <w:r>
        <w:rPr>
          <w:rStyle w:val="99"/>
          <w:rFonts w:hint="eastAsia" w:asciiTheme="minorEastAsia" w:hAnsiTheme="minorEastAsia" w:cstheme="minorEastAsia"/>
          <w:b w:val="0"/>
          <w:bCs/>
          <w:sz w:val="24"/>
          <w:rPrChange w:id="133" w:author="Top童话" w:date="2026-01-29T14:47:33Z">
            <w:rPr>
              <w:rStyle w:val="99"/>
              <w:rFonts w:hint="eastAsia" w:asciiTheme="minorEastAsia" w:hAnsiTheme="minorEastAsia"/>
              <w:sz w:val="24"/>
            </w:rPr>
          </w:rPrChange>
        </w:rPr>
        <w:t>密码</w:t>
      </w:r>
      <w:del w:id="134" w:author="Top童话" w:date="2026-01-29T14:57:03Z">
        <w:r>
          <w:rPr>
            <w:rStyle w:val="99"/>
            <w:rFonts w:hint="eastAsia" w:asciiTheme="minorEastAsia" w:hAnsiTheme="minorEastAsia" w:cstheme="minorEastAsia"/>
            <w:b w:val="0"/>
            <w:bCs/>
            <w:sz w:val="24"/>
            <w:rPrChange w:id="135" w:author="Top童话" w:date="2026-01-29T14:47:33Z">
              <w:rPr>
                <w:rStyle w:val="99"/>
                <w:rFonts w:hint="eastAsia" w:asciiTheme="minorEastAsia" w:hAnsiTheme="minorEastAsia"/>
                <w:sz w:val="24"/>
              </w:rPr>
            </w:rPrChange>
          </w:rPr>
          <w:delText>进</w:delText>
        </w:r>
      </w:del>
      <w:del w:id="136" w:author="Top童话" w:date="2026-01-29T14:57:03Z">
        <w:r>
          <w:rPr>
            <w:rStyle w:val="99"/>
            <w:rFonts w:hint="eastAsia" w:asciiTheme="minorEastAsia" w:hAnsiTheme="minorEastAsia" w:cstheme="minorEastAsia"/>
            <w:b w:val="0"/>
            <w:bCs/>
            <w:sz w:val="24"/>
            <w:rPrChange w:id="137" w:author="Top童话" w:date="2026-01-29T14:47:33Z">
              <w:rPr>
                <w:rStyle w:val="99"/>
                <w:rFonts w:hint="eastAsia" w:asciiTheme="minorEastAsia" w:hAnsiTheme="minorEastAsia"/>
                <w:sz w:val="24"/>
              </w:rPr>
            </w:rPrChange>
          </w:rPr>
          <w:delText>行</w:delText>
        </w:r>
      </w:del>
      <w:r>
        <w:rPr>
          <w:rStyle w:val="99"/>
          <w:rFonts w:hint="eastAsia" w:asciiTheme="minorEastAsia" w:hAnsiTheme="minorEastAsia" w:cstheme="minorEastAsia"/>
          <w:b w:val="0"/>
          <w:bCs/>
          <w:sz w:val="24"/>
          <w:rPrChange w:id="138" w:author="Top童话" w:date="2026-01-29T14:47:33Z">
            <w:rPr>
              <w:rStyle w:val="99"/>
              <w:rFonts w:hint="eastAsia" w:asciiTheme="minorEastAsia" w:hAnsiTheme="minorEastAsia"/>
              <w:sz w:val="24"/>
            </w:rPr>
          </w:rPrChange>
        </w:rPr>
        <w:t>加密存储，通过Session机制</w:t>
      </w:r>
      <w:ins w:id="139" w:author="Top童话" w:date="2026-01-29T14:57:16Z">
        <w:r>
          <w:rPr>
            <w:rStyle w:val="99"/>
            <w:rFonts w:hint="eastAsia" w:asciiTheme="minorEastAsia" w:hAnsiTheme="minorEastAsia" w:cstheme="minorEastAsia"/>
            <w:b w:val="0"/>
            <w:bCs/>
            <w:sz w:val="24"/>
            <w:lang w:val="en-US" w:eastAsia="zh-CN"/>
          </w:rPr>
          <w:t>管理</w:t>
        </w:r>
      </w:ins>
      <w:del w:id="140" w:author="Top童话" w:date="2026-01-29T14:57:17Z">
        <w:r>
          <w:rPr>
            <w:rStyle w:val="99"/>
            <w:rFonts w:hint="eastAsia" w:asciiTheme="minorEastAsia" w:hAnsiTheme="minorEastAsia" w:cstheme="minorEastAsia"/>
            <w:b w:val="0"/>
            <w:bCs/>
            <w:sz w:val="24"/>
            <w:rPrChange w:id="141" w:author="Top童话" w:date="2026-01-29T14:47:33Z">
              <w:rPr>
                <w:rStyle w:val="99"/>
                <w:rFonts w:hint="eastAsia" w:asciiTheme="minorEastAsia" w:hAnsiTheme="minorEastAsia"/>
                <w:sz w:val="24"/>
              </w:rPr>
            </w:rPrChange>
          </w:rPr>
          <w:delText>实</w:delText>
        </w:r>
      </w:del>
      <w:del w:id="142" w:author="Top童话" w:date="2026-01-29T14:57:17Z">
        <w:r>
          <w:rPr>
            <w:rStyle w:val="99"/>
            <w:rFonts w:hint="eastAsia" w:asciiTheme="minorEastAsia" w:hAnsiTheme="minorEastAsia" w:cstheme="minorEastAsia"/>
            <w:b w:val="0"/>
            <w:bCs/>
            <w:sz w:val="24"/>
            <w:rPrChange w:id="143" w:author="Top童话" w:date="2026-01-29T14:47:33Z">
              <w:rPr>
                <w:rStyle w:val="99"/>
                <w:rFonts w:hint="eastAsia" w:asciiTheme="minorEastAsia" w:hAnsiTheme="minorEastAsia"/>
                <w:sz w:val="24"/>
              </w:rPr>
            </w:rPrChange>
          </w:rPr>
          <w:delText>现</w:delText>
        </w:r>
      </w:del>
      <w:r>
        <w:rPr>
          <w:rStyle w:val="99"/>
          <w:rFonts w:hint="eastAsia" w:asciiTheme="minorEastAsia" w:hAnsiTheme="minorEastAsia" w:cstheme="minorEastAsia"/>
          <w:b w:val="0"/>
          <w:bCs/>
          <w:sz w:val="24"/>
          <w:rPrChange w:id="144" w:author="Top童话" w:date="2026-01-29T14:47:33Z">
            <w:rPr>
              <w:rStyle w:val="99"/>
              <w:rFonts w:hint="eastAsia" w:asciiTheme="minorEastAsia" w:hAnsiTheme="minorEastAsia"/>
              <w:sz w:val="24"/>
            </w:rPr>
          </w:rPrChange>
        </w:rPr>
        <w:t>用户</w:t>
      </w:r>
      <w:ins w:id="145" w:author="Top童话" w:date="2026-01-29T14:57:30Z">
        <w:r>
          <w:rPr>
            <w:rStyle w:val="99"/>
            <w:rFonts w:hint="eastAsia" w:asciiTheme="minorEastAsia" w:hAnsiTheme="minorEastAsia" w:cstheme="minorEastAsia"/>
            <w:b w:val="0"/>
            <w:bCs/>
            <w:sz w:val="24"/>
            <w:lang w:val="en-US" w:eastAsia="zh-CN"/>
          </w:rPr>
          <w:t>会话</w:t>
        </w:r>
      </w:ins>
      <w:r>
        <w:rPr>
          <w:rStyle w:val="99"/>
          <w:rFonts w:hint="eastAsia" w:asciiTheme="minorEastAsia" w:hAnsiTheme="minorEastAsia" w:cstheme="minorEastAsia"/>
          <w:b w:val="0"/>
          <w:bCs/>
          <w:sz w:val="24"/>
          <w:rPrChange w:id="146" w:author="Top童话" w:date="2026-01-29T14:47:33Z">
            <w:rPr>
              <w:rStyle w:val="99"/>
              <w:rFonts w:hint="eastAsia" w:asciiTheme="minorEastAsia" w:hAnsiTheme="minorEastAsia"/>
              <w:sz w:val="24"/>
            </w:rPr>
          </w:rPrChange>
        </w:rPr>
        <w:t>状态</w:t>
      </w:r>
      <w:del w:id="147" w:author="Top童话" w:date="2026-01-29T14:57:32Z">
        <w:r>
          <w:rPr>
            <w:rStyle w:val="99"/>
            <w:rFonts w:hint="eastAsia" w:asciiTheme="minorEastAsia" w:hAnsiTheme="minorEastAsia" w:cstheme="minorEastAsia"/>
            <w:b w:val="0"/>
            <w:bCs/>
            <w:sz w:val="24"/>
            <w:rPrChange w:id="148" w:author="Top童话" w:date="2026-01-29T14:47:33Z">
              <w:rPr>
                <w:rStyle w:val="99"/>
                <w:rFonts w:hint="eastAsia" w:asciiTheme="minorEastAsia" w:hAnsiTheme="minorEastAsia"/>
                <w:sz w:val="24"/>
              </w:rPr>
            </w:rPrChange>
          </w:rPr>
          <w:delText>管</w:delText>
        </w:r>
      </w:del>
      <w:del w:id="149" w:author="Top童话" w:date="2026-01-29T14:57:32Z">
        <w:r>
          <w:rPr>
            <w:rStyle w:val="99"/>
            <w:rFonts w:hint="eastAsia" w:asciiTheme="minorEastAsia" w:hAnsiTheme="minorEastAsia" w:cstheme="minorEastAsia"/>
            <w:b w:val="0"/>
            <w:bCs/>
            <w:sz w:val="24"/>
            <w:rPrChange w:id="150" w:author="Top童话" w:date="2026-01-29T14:47:33Z">
              <w:rPr>
                <w:rStyle w:val="99"/>
                <w:rFonts w:hint="eastAsia" w:asciiTheme="minorEastAsia" w:hAnsiTheme="minorEastAsia"/>
                <w:sz w:val="24"/>
              </w:rPr>
            </w:rPrChange>
          </w:rPr>
          <w:delText>理</w:delText>
        </w:r>
      </w:del>
      <w:r>
        <w:rPr>
          <w:rStyle w:val="99"/>
          <w:rFonts w:hint="eastAsia" w:asciiTheme="minorEastAsia" w:hAnsiTheme="minorEastAsia" w:cstheme="minorEastAsia"/>
          <w:b w:val="0"/>
          <w:bCs/>
          <w:sz w:val="24"/>
          <w:rPrChange w:id="151" w:author="Top童话" w:date="2026-01-29T14:47:33Z">
            <w:rPr>
              <w:rStyle w:val="99"/>
              <w:rFonts w:hint="eastAsia" w:asciiTheme="minorEastAsia" w:hAnsiTheme="minorEastAsia"/>
              <w:sz w:val="24"/>
            </w:rPr>
          </w:rPrChange>
        </w:rPr>
        <w:t>，</w:t>
      </w:r>
      <w:ins w:id="152" w:author="Top童话" w:date="2026-01-29T14:57:49Z">
        <w:r>
          <w:rPr>
            <w:rStyle w:val="99"/>
            <w:rFonts w:hint="eastAsia" w:asciiTheme="minorEastAsia" w:hAnsiTheme="minorEastAsia" w:cstheme="minorEastAsia"/>
            <w:b w:val="0"/>
            <w:bCs/>
            <w:sz w:val="24"/>
          </w:rPr>
          <w:t>并针对SQL注入和XSS攻击实施了综合防护策略</w:t>
        </w:r>
      </w:ins>
      <w:r>
        <w:rPr>
          <w:rStyle w:val="99"/>
          <w:rFonts w:hint="eastAsia" w:asciiTheme="minorEastAsia" w:hAnsiTheme="minorEastAsia" w:cstheme="minorEastAsia"/>
          <w:b w:val="0"/>
          <w:bCs/>
          <w:sz w:val="24"/>
          <w:rPrChange w:id="153" w:author="Top童话" w:date="2026-01-29T14:47:33Z">
            <w:rPr>
              <w:rStyle w:val="99"/>
              <w:rFonts w:hint="eastAsia" w:asciiTheme="minorEastAsia" w:hAnsiTheme="minorEastAsia"/>
              <w:sz w:val="24"/>
            </w:rPr>
          </w:rPrChange>
        </w:rPr>
        <w:t>。经过</w:t>
      </w:r>
      <w:del w:id="154" w:author="Top童话" w:date="2026-01-29T14:57:59Z">
        <w:r>
          <w:rPr>
            <w:rStyle w:val="99"/>
            <w:rFonts w:hint="eastAsia" w:asciiTheme="minorEastAsia" w:hAnsiTheme="minorEastAsia" w:cstheme="minorEastAsia"/>
            <w:b w:val="0"/>
            <w:bCs/>
            <w:sz w:val="24"/>
            <w:rPrChange w:id="155" w:author="Top童话" w:date="2026-01-29T14:47:33Z">
              <w:rPr>
                <w:rStyle w:val="99"/>
                <w:rFonts w:hint="eastAsia" w:asciiTheme="minorEastAsia" w:hAnsiTheme="minorEastAsia"/>
                <w:sz w:val="24"/>
              </w:rPr>
            </w:rPrChange>
          </w:rPr>
          <w:delText>功</w:delText>
        </w:r>
      </w:del>
      <w:del w:id="156" w:author="Top童话" w:date="2026-01-29T14:57:58Z">
        <w:r>
          <w:rPr>
            <w:rStyle w:val="99"/>
            <w:rFonts w:hint="eastAsia" w:asciiTheme="minorEastAsia" w:hAnsiTheme="minorEastAsia" w:cstheme="minorEastAsia"/>
            <w:b w:val="0"/>
            <w:bCs/>
            <w:sz w:val="24"/>
            <w:rPrChange w:id="157" w:author="Top童话" w:date="2026-01-29T14:47:33Z">
              <w:rPr>
                <w:rStyle w:val="99"/>
                <w:rFonts w:hint="eastAsia" w:asciiTheme="minorEastAsia" w:hAnsiTheme="minorEastAsia"/>
                <w:sz w:val="24"/>
              </w:rPr>
            </w:rPrChange>
          </w:rPr>
          <w:delText>能</w:delText>
        </w:r>
      </w:del>
      <w:del w:id="158" w:author="Top童话" w:date="2026-01-29T14:57:58Z">
        <w:r>
          <w:rPr>
            <w:rStyle w:val="99"/>
            <w:rFonts w:hint="eastAsia" w:asciiTheme="minorEastAsia" w:hAnsiTheme="minorEastAsia" w:cstheme="minorEastAsia"/>
            <w:b w:val="0"/>
            <w:bCs/>
            <w:sz w:val="24"/>
            <w:rPrChange w:id="159" w:author="Top童话" w:date="2026-01-29T14:47:33Z">
              <w:rPr>
                <w:rStyle w:val="99"/>
                <w:rFonts w:hint="eastAsia" w:asciiTheme="minorEastAsia" w:hAnsiTheme="minorEastAsia"/>
                <w:sz w:val="24"/>
              </w:rPr>
            </w:rPrChange>
          </w:rPr>
          <w:delText>测</w:delText>
        </w:r>
      </w:del>
      <w:del w:id="160" w:author="Top童话" w:date="2026-01-29T14:57:58Z">
        <w:r>
          <w:rPr>
            <w:rStyle w:val="99"/>
            <w:rFonts w:hint="eastAsia" w:asciiTheme="minorEastAsia" w:hAnsiTheme="minorEastAsia" w:cstheme="minorEastAsia"/>
            <w:b w:val="0"/>
            <w:bCs/>
            <w:sz w:val="24"/>
            <w:rPrChange w:id="161" w:author="Top童话" w:date="2026-01-29T14:47:33Z">
              <w:rPr>
                <w:rStyle w:val="99"/>
                <w:rFonts w:hint="eastAsia" w:asciiTheme="minorEastAsia" w:hAnsiTheme="minorEastAsia"/>
                <w:sz w:val="24"/>
              </w:rPr>
            </w:rPrChange>
          </w:rPr>
          <w:delText>试</w:delText>
        </w:r>
      </w:del>
      <w:del w:id="162" w:author="Top童话" w:date="2026-01-29T14:57:58Z">
        <w:r>
          <w:rPr>
            <w:rStyle w:val="99"/>
            <w:rFonts w:hint="eastAsia" w:asciiTheme="minorEastAsia" w:hAnsiTheme="minorEastAsia" w:cstheme="minorEastAsia"/>
            <w:b w:val="0"/>
            <w:bCs/>
            <w:sz w:val="24"/>
            <w:rPrChange w:id="163" w:author="Top童话" w:date="2026-01-29T14:47:33Z">
              <w:rPr>
                <w:rStyle w:val="99"/>
                <w:rFonts w:hint="eastAsia" w:asciiTheme="minorEastAsia" w:hAnsiTheme="minorEastAsia"/>
                <w:sz w:val="24"/>
              </w:rPr>
            </w:rPrChange>
          </w:rPr>
          <w:delText>和</w:delText>
        </w:r>
      </w:del>
      <w:del w:id="164" w:author="Top童话" w:date="2026-01-29T14:57:58Z">
        <w:r>
          <w:rPr>
            <w:rStyle w:val="99"/>
            <w:rFonts w:hint="eastAsia" w:asciiTheme="minorEastAsia" w:hAnsiTheme="minorEastAsia" w:cstheme="minorEastAsia"/>
            <w:b w:val="0"/>
            <w:bCs/>
            <w:sz w:val="24"/>
            <w:rPrChange w:id="165" w:author="Top童话" w:date="2026-01-29T14:47:33Z">
              <w:rPr>
                <w:rStyle w:val="99"/>
                <w:rFonts w:hint="eastAsia" w:asciiTheme="minorEastAsia" w:hAnsiTheme="minorEastAsia"/>
                <w:sz w:val="24"/>
              </w:rPr>
            </w:rPrChange>
          </w:rPr>
          <w:delText>性</w:delText>
        </w:r>
      </w:del>
      <w:del w:id="166" w:author="Top童话" w:date="2026-01-29T14:57:58Z">
        <w:r>
          <w:rPr>
            <w:rStyle w:val="99"/>
            <w:rFonts w:hint="eastAsia" w:asciiTheme="minorEastAsia" w:hAnsiTheme="minorEastAsia" w:cstheme="minorEastAsia"/>
            <w:b w:val="0"/>
            <w:bCs/>
            <w:sz w:val="24"/>
            <w:rPrChange w:id="167" w:author="Top童话" w:date="2026-01-29T14:47:33Z">
              <w:rPr>
                <w:rStyle w:val="99"/>
                <w:rFonts w:hint="eastAsia" w:asciiTheme="minorEastAsia" w:hAnsiTheme="minorEastAsia"/>
                <w:sz w:val="24"/>
              </w:rPr>
            </w:rPrChange>
          </w:rPr>
          <w:delText>能</w:delText>
        </w:r>
      </w:del>
      <w:r>
        <w:rPr>
          <w:rStyle w:val="99"/>
          <w:rFonts w:hint="eastAsia" w:asciiTheme="minorEastAsia" w:hAnsiTheme="minorEastAsia" w:cstheme="minorEastAsia"/>
          <w:b w:val="0"/>
          <w:bCs/>
          <w:sz w:val="24"/>
          <w:rPrChange w:id="168" w:author="Top童话" w:date="2026-01-29T14:47:33Z">
            <w:rPr>
              <w:rStyle w:val="99"/>
              <w:rFonts w:hint="eastAsia" w:asciiTheme="minorEastAsia" w:hAnsiTheme="minorEastAsia"/>
              <w:sz w:val="24"/>
            </w:rPr>
          </w:rPrChange>
        </w:rPr>
        <w:t>验证，</w:t>
      </w:r>
      <w:del w:id="169" w:author="Top童话" w:date="2026-01-29T14:58:05Z">
        <w:r>
          <w:rPr>
            <w:rStyle w:val="99"/>
            <w:rFonts w:hint="eastAsia" w:asciiTheme="minorEastAsia" w:hAnsiTheme="minorEastAsia" w:cstheme="minorEastAsia"/>
            <w:b w:val="0"/>
            <w:bCs/>
            <w:sz w:val="24"/>
            <w:rPrChange w:id="170" w:author="Top童话" w:date="2026-01-29T14:47:33Z">
              <w:rPr>
                <w:rStyle w:val="99"/>
                <w:rFonts w:hint="eastAsia" w:asciiTheme="minorEastAsia" w:hAnsiTheme="minorEastAsia"/>
                <w:sz w:val="24"/>
              </w:rPr>
            </w:rPrChange>
          </w:rPr>
          <w:delText>该</w:delText>
        </w:r>
      </w:del>
      <w:r>
        <w:rPr>
          <w:rStyle w:val="99"/>
          <w:rFonts w:hint="eastAsia" w:asciiTheme="minorEastAsia" w:hAnsiTheme="minorEastAsia" w:cstheme="minorEastAsia"/>
          <w:b w:val="0"/>
          <w:bCs/>
          <w:sz w:val="24"/>
          <w:rPrChange w:id="171" w:author="Top童话" w:date="2026-01-29T14:47:33Z">
            <w:rPr>
              <w:rStyle w:val="99"/>
              <w:rFonts w:hint="eastAsia" w:asciiTheme="minorEastAsia" w:hAnsiTheme="minorEastAsia"/>
              <w:sz w:val="24"/>
            </w:rPr>
          </w:rPrChange>
        </w:rPr>
        <w:t>系统</w:t>
      </w:r>
      <w:del w:id="172" w:author="Top童话" w:date="2026-01-29T14:58:07Z">
        <w:r>
          <w:rPr>
            <w:rStyle w:val="99"/>
            <w:rFonts w:hint="eastAsia" w:asciiTheme="minorEastAsia" w:hAnsiTheme="minorEastAsia" w:cstheme="minorEastAsia"/>
            <w:b w:val="0"/>
            <w:bCs/>
            <w:sz w:val="24"/>
            <w:rPrChange w:id="173" w:author="Top童话" w:date="2026-01-29T14:47:33Z">
              <w:rPr>
                <w:rStyle w:val="99"/>
                <w:rFonts w:hint="eastAsia" w:asciiTheme="minorEastAsia" w:hAnsiTheme="minorEastAsia"/>
                <w:sz w:val="24"/>
              </w:rPr>
            </w:rPrChange>
          </w:rPr>
          <w:delText>能</w:delText>
        </w:r>
      </w:del>
      <w:del w:id="174" w:author="Top童话" w:date="2026-01-29T14:58:07Z">
        <w:r>
          <w:rPr>
            <w:rStyle w:val="99"/>
            <w:rFonts w:hint="eastAsia" w:asciiTheme="minorEastAsia" w:hAnsiTheme="minorEastAsia" w:cstheme="minorEastAsia"/>
            <w:b w:val="0"/>
            <w:bCs/>
            <w:sz w:val="24"/>
            <w:rPrChange w:id="175" w:author="Top童话" w:date="2026-01-29T14:47:33Z">
              <w:rPr>
                <w:rStyle w:val="99"/>
                <w:rFonts w:hint="eastAsia" w:asciiTheme="minorEastAsia" w:hAnsiTheme="minorEastAsia"/>
                <w:sz w:val="24"/>
              </w:rPr>
            </w:rPrChange>
          </w:rPr>
          <w:delText>够</w:delText>
        </w:r>
      </w:del>
      <w:del w:id="176" w:author="Top童话" w:date="2026-01-29T14:58:10Z">
        <w:r>
          <w:rPr>
            <w:rStyle w:val="99"/>
            <w:rFonts w:hint="eastAsia" w:asciiTheme="minorEastAsia" w:hAnsiTheme="minorEastAsia" w:cstheme="minorEastAsia"/>
            <w:b w:val="0"/>
            <w:bCs/>
            <w:sz w:val="24"/>
            <w:rPrChange w:id="177" w:author="Top童话" w:date="2026-01-29T14:47:33Z">
              <w:rPr>
                <w:rStyle w:val="99"/>
                <w:rFonts w:hint="eastAsia" w:asciiTheme="minorEastAsia" w:hAnsiTheme="minorEastAsia"/>
                <w:sz w:val="24"/>
              </w:rPr>
            </w:rPrChange>
          </w:rPr>
          <w:delText>稳</w:delText>
        </w:r>
      </w:del>
      <w:del w:id="178" w:author="Top童话" w:date="2026-01-29T14:58:10Z">
        <w:r>
          <w:rPr>
            <w:rStyle w:val="99"/>
            <w:rFonts w:hint="eastAsia" w:asciiTheme="minorEastAsia" w:hAnsiTheme="minorEastAsia" w:cstheme="minorEastAsia"/>
            <w:b w:val="0"/>
            <w:bCs/>
            <w:sz w:val="24"/>
            <w:rPrChange w:id="179" w:author="Top童话" w:date="2026-01-29T14:47:33Z">
              <w:rPr>
                <w:rStyle w:val="99"/>
                <w:rFonts w:hint="eastAsia" w:asciiTheme="minorEastAsia" w:hAnsiTheme="minorEastAsia"/>
                <w:sz w:val="24"/>
              </w:rPr>
            </w:rPrChange>
          </w:rPr>
          <w:delText>定</w:delText>
        </w:r>
      </w:del>
      <w:r>
        <w:rPr>
          <w:rStyle w:val="99"/>
          <w:rFonts w:hint="eastAsia" w:asciiTheme="minorEastAsia" w:hAnsiTheme="minorEastAsia" w:cstheme="minorEastAsia"/>
          <w:b w:val="0"/>
          <w:bCs/>
          <w:sz w:val="24"/>
          <w:rPrChange w:id="180" w:author="Top童话" w:date="2026-01-29T14:47:33Z">
            <w:rPr>
              <w:rStyle w:val="99"/>
              <w:rFonts w:hint="eastAsia" w:asciiTheme="minorEastAsia" w:hAnsiTheme="minorEastAsia"/>
              <w:sz w:val="24"/>
            </w:rPr>
          </w:rPrChange>
        </w:rPr>
        <w:t>运行</w:t>
      </w:r>
      <w:ins w:id="181" w:author="Top童话" w:date="2026-01-29T14:58:13Z">
        <w:r>
          <w:rPr>
            <w:rStyle w:val="99"/>
            <w:rFonts w:hint="eastAsia" w:asciiTheme="minorEastAsia" w:hAnsiTheme="minorEastAsia" w:cstheme="minorEastAsia"/>
            <w:b w:val="0"/>
            <w:bCs/>
            <w:sz w:val="24"/>
            <w:lang w:val="en-US" w:eastAsia="zh-CN"/>
          </w:rPr>
          <w:t>稳定</w:t>
        </w:r>
      </w:ins>
      <w:ins w:id="182" w:author="Top童话" w:date="2026-01-29T14:58:19Z">
        <w:r>
          <w:rPr>
            <w:rStyle w:val="99"/>
            <w:rFonts w:hint="eastAsia" w:asciiTheme="minorEastAsia" w:hAnsiTheme="minorEastAsia" w:cstheme="minorEastAsia"/>
            <w:b w:val="0"/>
            <w:bCs/>
            <w:sz w:val="24"/>
            <w:lang w:val="en-US" w:eastAsia="zh-CN"/>
          </w:rPr>
          <w:t>可靠</w:t>
        </w:r>
      </w:ins>
      <w:r>
        <w:rPr>
          <w:rStyle w:val="99"/>
          <w:rFonts w:hint="eastAsia" w:asciiTheme="minorEastAsia" w:hAnsiTheme="minorEastAsia" w:cstheme="minorEastAsia"/>
          <w:b w:val="0"/>
          <w:bCs/>
          <w:sz w:val="24"/>
          <w:rPrChange w:id="183" w:author="Top童话" w:date="2026-01-29T14:47:33Z">
            <w:rPr>
              <w:rStyle w:val="99"/>
              <w:rFonts w:hint="eastAsia" w:asciiTheme="minorEastAsia" w:hAnsiTheme="minorEastAsia"/>
              <w:sz w:val="24"/>
            </w:rPr>
          </w:rPrChange>
        </w:rPr>
        <w:t>，有效提升了超市积分管理的自动化水平，为超市数字化转型提供了技术支撑，具有良好的实用价值和</w:t>
      </w:r>
      <w:ins w:id="184" w:author="Top童话" w:date="2026-01-29T14:58:36Z">
        <w:r>
          <w:rPr>
            <w:rStyle w:val="99"/>
            <w:rFonts w:hint="eastAsia" w:asciiTheme="minorEastAsia" w:hAnsiTheme="minorEastAsia" w:cstheme="minorEastAsia"/>
            <w:b w:val="0"/>
            <w:bCs/>
            <w:sz w:val="24"/>
            <w:lang w:val="en-US" w:eastAsia="zh-CN"/>
          </w:rPr>
          <w:t>应用</w:t>
        </w:r>
      </w:ins>
      <w:del w:id="185" w:author="Top童话" w:date="2026-01-29T14:58:34Z">
        <w:r>
          <w:rPr>
            <w:rStyle w:val="99"/>
            <w:rFonts w:hint="eastAsia" w:asciiTheme="minorEastAsia" w:hAnsiTheme="minorEastAsia" w:cstheme="minorEastAsia"/>
            <w:b w:val="0"/>
            <w:bCs/>
            <w:sz w:val="24"/>
            <w:rPrChange w:id="186" w:author="Top童话" w:date="2026-01-29T14:47:33Z">
              <w:rPr>
                <w:rStyle w:val="99"/>
                <w:rFonts w:hint="eastAsia" w:asciiTheme="minorEastAsia" w:hAnsiTheme="minorEastAsia"/>
                <w:sz w:val="24"/>
              </w:rPr>
            </w:rPrChange>
          </w:rPr>
          <w:delText>推</w:delText>
        </w:r>
      </w:del>
      <w:del w:id="187" w:author="Top童话" w:date="2026-01-29T14:58:34Z">
        <w:r>
          <w:rPr>
            <w:rStyle w:val="99"/>
            <w:rFonts w:hint="eastAsia" w:asciiTheme="minorEastAsia" w:hAnsiTheme="minorEastAsia" w:cstheme="minorEastAsia"/>
            <w:b w:val="0"/>
            <w:bCs/>
            <w:sz w:val="24"/>
            <w:rPrChange w:id="188" w:author="Top童话" w:date="2026-01-29T14:47:33Z">
              <w:rPr>
                <w:rStyle w:val="99"/>
                <w:rFonts w:hint="eastAsia" w:asciiTheme="minorEastAsia" w:hAnsiTheme="minorEastAsia"/>
                <w:sz w:val="24"/>
              </w:rPr>
            </w:rPrChange>
          </w:rPr>
          <w:delText>广</w:delText>
        </w:r>
      </w:del>
      <w:r>
        <w:rPr>
          <w:rStyle w:val="99"/>
          <w:rFonts w:hint="eastAsia" w:asciiTheme="minorEastAsia" w:hAnsiTheme="minorEastAsia" w:cstheme="minorEastAsia"/>
          <w:b w:val="0"/>
          <w:bCs/>
          <w:sz w:val="24"/>
          <w:rPrChange w:id="189" w:author="Top童话" w:date="2026-01-29T14:47:33Z">
            <w:rPr>
              <w:rStyle w:val="99"/>
              <w:rFonts w:hint="eastAsia" w:asciiTheme="minorEastAsia" w:hAnsiTheme="minorEastAsia"/>
              <w:sz w:val="24"/>
            </w:rPr>
          </w:rPrChange>
        </w:rPr>
        <w:t>前景。</w:t>
      </w:r>
    </w:p>
    <w:bookmarkEnd w:id="1"/>
    <w:p w14:paraId="7F14DF2C">
      <w:pPr>
        <w:widowControl/>
        <w:rPr>
          <w:b w:val="0"/>
          <w:bCs/>
          <w:rPrChange w:id="190" w:author="Top童话" w:date="2026-01-29T14:58:45Z">
            <w:rPr/>
          </w:rPrChange>
        </w:rPr>
      </w:pPr>
      <w:r>
        <w:rPr>
          <w:rFonts w:hint="eastAsia" w:ascii="黑体" w:hAnsi="宋体" w:eastAsia="黑体" w:cs="黑体"/>
          <w:color w:val="000000"/>
          <w:kern w:val="0"/>
          <w:sz w:val="24"/>
          <w:szCs w:val="24"/>
          <w:lang w:bidi="ar"/>
        </w:rPr>
        <w:t>关键词：</w:t>
      </w:r>
      <w:r>
        <w:rPr>
          <w:rStyle w:val="99"/>
          <w:rFonts w:hint="eastAsia" w:ascii="宋体" w:hAnsi="宋体" w:eastAsia="宋体" w:cs="宋体"/>
          <w:b w:val="0"/>
          <w:bCs/>
          <w:sz w:val="24"/>
          <w:rPrChange w:id="191" w:author="Top童话" w:date="2026-01-29T14:58:45Z">
            <w:rPr>
              <w:rStyle w:val="99"/>
              <w:rFonts w:hint="eastAsia" w:ascii="宋体" w:hAnsi="宋体" w:eastAsia="宋体" w:cs="宋体"/>
              <w:sz w:val="24"/>
            </w:rPr>
          </w:rPrChange>
        </w:rPr>
        <w:t>JavaWeb；积分管理系统；MVC架构；MySQL数据库；用户权限管理</w:t>
      </w:r>
      <w:r>
        <w:rPr>
          <w:rStyle w:val="99"/>
          <w:rFonts w:hint="eastAsia" w:asciiTheme="minorEastAsia" w:hAnsiTheme="minorEastAsia"/>
          <w:b w:val="0"/>
          <w:bCs/>
          <w:sz w:val="24"/>
          <w:rPrChange w:id="192" w:author="Top童话" w:date="2026-01-29T14:58:45Z">
            <w:rPr>
              <w:rStyle w:val="99"/>
              <w:rFonts w:hint="eastAsia" w:asciiTheme="minorEastAsia" w:hAnsiTheme="minorEastAsia"/>
              <w:sz w:val="24"/>
            </w:rPr>
          </w:rPrChange>
        </w:rPr>
        <w:t>；</w:t>
      </w:r>
    </w:p>
    <w:p w14:paraId="5EC28C5A">
      <w:pPr>
        <w:ind w:firstLine="480"/>
      </w:pPr>
      <w:r>
        <w:rPr>
          <w:rFonts w:hint="eastAsia"/>
        </w:rPr>
        <w:br w:type="page"/>
      </w:r>
    </w:p>
    <w:p w14:paraId="688F3754">
      <w:pPr>
        <w:widowControl/>
        <w:jc w:val="center"/>
        <w:rPr>
          <w:b/>
          <w:bCs/>
          <w:sz w:val="36"/>
          <w:szCs w:val="36"/>
        </w:rPr>
      </w:pPr>
      <w:r>
        <w:rPr>
          <w:b/>
          <w:bCs/>
          <w:color w:val="2B2B2B"/>
          <w:kern w:val="0"/>
          <w:sz w:val="36"/>
          <w:szCs w:val="36"/>
          <w:lang w:bidi="ar"/>
        </w:rPr>
        <w:t>Analysis of Enterprise Financial Statement</w:t>
      </w:r>
    </w:p>
    <w:p w14:paraId="594A7B2A">
      <w:pPr>
        <w:widowControl/>
        <w:jc w:val="center"/>
        <w:rPr>
          <w:b/>
          <w:bCs/>
          <w:color w:val="2B2B2B"/>
          <w:kern w:val="0"/>
          <w:sz w:val="36"/>
          <w:szCs w:val="36"/>
          <w:lang w:bidi="ar"/>
        </w:rPr>
      </w:pPr>
      <w:r>
        <w:rPr>
          <w:b/>
          <w:bCs/>
          <w:color w:val="2B2B2B"/>
          <w:kern w:val="0"/>
          <w:sz w:val="36"/>
          <w:szCs w:val="36"/>
          <w:lang w:bidi="ar"/>
        </w:rPr>
        <w:t>——Take Seazen Holdings Co.,Ltd.,as An Example</w:t>
      </w:r>
    </w:p>
    <w:p w14:paraId="1963D872"/>
    <w:p w14:paraId="26734D41">
      <w:pPr>
        <w:widowControl/>
        <w:jc w:val="center"/>
      </w:pPr>
      <w:r>
        <w:t>Undergraduate：</w:t>
      </w:r>
      <w:r>
        <w:rPr>
          <w:rFonts w:hint="eastAsia"/>
        </w:rPr>
        <w:t>Zhao Xing Yuan</w:t>
      </w:r>
    </w:p>
    <w:p w14:paraId="3067872A">
      <w:pPr>
        <w:widowControl/>
        <w:jc w:val="center"/>
        <w:rPr>
          <w:rFonts w:eastAsia="宋体"/>
        </w:rPr>
      </w:pPr>
      <w:r>
        <w:t>Supervisor：</w:t>
      </w:r>
      <w:r>
        <w:rPr>
          <w:rFonts w:hint="eastAsia"/>
        </w:rPr>
        <w:t>Zhu Lin</w:t>
      </w:r>
    </w:p>
    <w:p w14:paraId="0EB913DA"/>
    <w:p w14:paraId="6D3B5182">
      <w:pPr>
        <w:widowControl/>
        <w:rPr>
          <w:rFonts w:ascii="Times New Roman" w:hAnsi="Times New Roman" w:cs="Times New Roman"/>
          <w:color w:val="000000"/>
          <w:kern w:val="0"/>
          <w:lang w:bidi="ar"/>
        </w:rPr>
      </w:pPr>
      <w:bookmarkStart w:id="2" w:name="_Toc29140"/>
      <w:r>
        <w:rPr>
          <w:rStyle w:val="99"/>
          <w:sz w:val="24"/>
        </w:rPr>
        <w:t>Abstract:</w:t>
      </w:r>
      <w:bookmarkEnd w:id="2"/>
      <w:r>
        <w:rPr>
          <w:rFonts w:ascii="Segoe UI Emoji" w:hAnsi="Segoe UI Emoji" w:eastAsia="Segoe UI Emoji" w:cs="Segoe UI Emoji"/>
          <w:color w:val="1F2329"/>
          <w:sz w:val="19"/>
          <w:szCs w:val="19"/>
          <w:shd w:val="clear" w:color="auto" w:fill="FFFFFF"/>
        </w:rPr>
        <w:t>This paper designs and implements a supermarket points management system based on the JavaWeb technology stack,aiming to improve the efficiency of supermarket customer relationship management and shopping experience through digital means.The system adopts the classic MVC three-tier architecture design.The backend is built using Java 8,Servlet,JSP,and JSTL technologies,the frontend implements a responsive user interface with Bootstrap 5 and jQuery,the data storage is based on the MySQL 8.0 database,and Maven is used for project build management.The system realizes a complete user role management system,supporting four roles:member,cashier,manager,and administrator,each with different functional permissions.The core functional modules include:user registration,login and identity authentication,points acquisition and consumption management,commodity redemption services,promotional activity management,data statistics and analysis,etc.The system uses the BCrypt algorithm to encrypt and store user passwords,realizes user state management through the Session mechanism,and designs a complete protection mechanism against SQL injection and XSS attacks to ensure system security.Through functional testing and performance verification,the system can operate stably,effectively improving the automation level of supermarket points management,providing technical support for the digital transformation of supermarkets,and having good practical value and promotion prospects.</w:t>
      </w:r>
    </w:p>
    <w:p w14:paraId="17B2D4BA">
      <w:pPr>
        <w:widowControl/>
        <w:rPr>
          <w:rFonts w:eastAsia="宋体"/>
          <w:color w:val="000000"/>
          <w:kern w:val="0"/>
          <w:lang w:bidi="ar"/>
        </w:rPr>
      </w:pPr>
      <w:r>
        <w:rPr>
          <w:b/>
          <w:bCs/>
          <w:color w:val="000000"/>
          <w:kern w:val="0"/>
          <w:lang w:bidi="ar"/>
        </w:rPr>
        <w:t>Key words:</w:t>
      </w:r>
      <w:r>
        <w:rPr>
          <w:rFonts w:ascii="Segoe UI Emoji" w:hAnsi="Segoe UI Emoji" w:eastAsia="Segoe UI Emoji" w:cs="Segoe UI Emoji"/>
          <w:color w:val="1F2329"/>
          <w:sz w:val="19"/>
          <w:szCs w:val="19"/>
          <w:shd w:val="clear" w:color="auto" w:fill="FFFFFF"/>
        </w:rPr>
        <w:t>JavaWeb</w:t>
      </w:r>
      <w:r>
        <w:rPr>
          <w:rFonts w:hint="eastAsia" w:ascii="Segoe UI Emoji" w:hAnsi="Segoe UI Emoji" w:eastAsia="宋体" w:cs="Segoe UI Emoji"/>
          <w:color w:val="1F2329"/>
          <w:sz w:val="19"/>
          <w:szCs w:val="19"/>
          <w:shd w:val="clear" w:color="auto" w:fill="FFFFFF"/>
        </w:rPr>
        <w:t>;</w:t>
      </w:r>
      <w:r>
        <w:rPr>
          <w:rFonts w:ascii="Segoe UI Emoji" w:hAnsi="Segoe UI Emoji" w:eastAsia="Segoe UI Emoji" w:cs="Segoe UI Emoji"/>
          <w:color w:val="1F2329"/>
          <w:sz w:val="19"/>
          <w:szCs w:val="19"/>
          <w:shd w:val="clear" w:color="auto" w:fill="FFFFFF"/>
        </w:rPr>
        <w:t>Points Management System</w:t>
      </w:r>
      <w:r>
        <w:rPr>
          <w:rFonts w:hint="eastAsia" w:ascii="Segoe UI Emoji" w:hAnsi="Segoe UI Emoji" w:eastAsia="宋体" w:cs="Segoe UI Emoji"/>
          <w:color w:val="1F2329"/>
          <w:sz w:val="19"/>
          <w:szCs w:val="19"/>
          <w:shd w:val="clear" w:color="auto" w:fill="FFFFFF"/>
        </w:rPr>
        <w:t>;</w:t>
      </w:r>
      <w:r>
        <w:rPr>
          <w:rFonts w:ascii="Segoe UI Emoji" w:hAnsi="Segoe UI Emoji" w:eastAsia="Segoe UI Emoji" w:cs="Segoe UI Emoji"/>
          <w:color w:val="1F2329"/>
          <w:sz w:val="19"/>
          <w:szCs w:val="19"/>
          <w:shd w:val="clear" w:color="auto" w:fill="FFFFFF"/>
        </w:rPr>
        <w:t>MVC Architecture</w:t>
      </w:r>
      <w:r>
        <w:rPr>
          <w:rFonts w:hint="eastAsia" w:ascii="Segoe UI Emoji" w:hAnsi="Segoe UI Emoji" w:eastAsia="宋体" w:cs="Segoe UI Emoji"/>
          <w:color w:val="1F2329"/>
          <w:sz w:val="19"/>
          <w:szCs w:val="19"/>
          <w:shd w:val="clear" w:color="auto" w:fill="FFFFFF"/>
        </w:rPr>
        <w:t>;</w:t>
      </w:r>
      <w:r>
        <w:rPr>
          <w:rFonts w:ascii="Segoe UI Emoji" w:hAnsi="Segoe UI Emoji" w:eastAsia="Segoe UI Emoji" w:cs="Segoe UI Emoji"/>
          <w:color w:val="1F2329"/>
          <w:sz w:val="19"/>
          <w:szCs w:val="19"/>
          <w:shd w:val="clear" w:color="auto" w:fill="FFFFFF"/>
        </w:rPr>
        <w:t>MySQL Database</w:t>
      </w:r>
      <w:r>
        <w:rPr>
          <w:rFonts w:hint="eastAsia" w:ascii="Segoe UI Emoji" w:hAnsi="Segoe UI Emoji" w:eastAsia="宋体" w:cs="Segoe UI Emoji"/>
          <w:color w:val="1F2329"/>
          <w:sz w:val="19"/>
          <w:szCs w:val="19"/>
          <w:shd w:val="clear" w:color="auto" w:fill="FFFFFF"/>
        </w:rPr>
        <w:t>;</w:t>
      </w:r>
      <w:r>
        <w:rPr>
          <w:rFonts w:ascii="Segoe UI Emoji" w:hAnsi="Segoe UI Emoji" w:eastAsia="Segoe UI Emoji" w:cs="Segoe UI Emoji"/>
          <w:color w:val="1F2329"/>
          <w:sz w:val="19"/>
          <w:szCs w:val="19"/>
          <w:shd w:val="clear" w:color="auto" w:fill="FFFFFF"/>
        </w:rPr>
        <w:t>User Permission Management</w:t>
      </w:r>
      <w:r>
        <w:rPr>
          <w:rFonts w:hint="eastAsia" w:ascii="Segoe UI Emoji" w:hAnsi="Segoe UI Emoji" w:eastAsia="宋体" w:cs="Segoe UI Emoji"/>
          <w:color w:val="1F2329"/>
          <w:sz w:val="19"/>
          <w:szCs w:val="19"/>
          <w:shd w:val="clear" w:color="auto" w:fill="FFFFFF"/>
        </w:rPr>
        <w:t>;</w:t>
      </w:r>
    </w:p>
    <w:p w14:paraId="429797A5">
      <w:pPr>
        <w:widowControl/>
        <w:rPr>
          <w:color w:val="000000"/>
          <w:kern w:val="0"/>
          <w:lang w:bidi="ar"/>
        </w:rPr>
      </w:pPr>
    </w:p>
    <w:p w14:paraId="7DE6D1BC">
      <w:pPr>
        <w:widowControl/>
        <w:rPr>
          <w:color w:val="000000"/>
          <w:kern w:val="0"/>
          <w:lang w:bidi="ar"/>
        </w:rPr>
        <w:sectPr>
          <w:footerReference r:id="rId11" w:type="default"/>
          <w:pgSz w:w="11906" w:h="16838"/>
          <w:pgMar w:top="1440" w:right="1800" w:bottom="1440" w:left="1800" w:header="851" w:footer="992" w:gutter="0"/>
          <w:pgNumType w:fmt="upperRoman" w:start="1"/>
          <w:cols w:space="425" w:num="1"/>
          <w:docGrid w:type="lines" w:linePitch="312" w:charSpace="0"/>
        </w:sectPr>
      </w:pPr>
    </w:p>
    <w:sdt>
      <w:sdtPr>
        <w:rPr>
          <w:rFonts w:ascii="宋体" w:hAnsi="宋体" w:eastAsia="宋体" w:cstheme="minorBidi"/>
          <w:kern w:val="2"/>
          <w:sz w:val="21"/>
          <w:szCs w:val="24"/>
          <w:lang w:val="en-US" w:eastAsia="zh-CN" w:bidi="ar-SA"/>
        </w:rPr>
        <w:id w:val="14747644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279E34A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CD010C">
          <w:pPr>
            <w:pStyle w:val="59"/>
            <w:tabs>
              <w:tab w:val="right" w:leader="dot" w:pos="8306"/>
            </w:tabs>
          </w:pPr>
          <w:r>
            <w:fldChar w:fldCharType="begin"/>
          </w:r>
          <w:r>
            <w:instrText xml:space="preserve">TOC \o "1-3" \h \u </w:instrText>
          </w:r>
          <w:r>
            <w:fldChar w:fldCharType="separate"/>
          </w:r>
          <w:r>
            <w:fldChar w:fldCharType="begin"/>
          </w:r>
          <w:r>
            <w:instrText xml:space="preserve"> HYPERLINK \l _Toc30253 </w:instrText>
          </w:r>
          <w:r>
            <w:fldChar w:fldCharType="separate"/>
          </w:r>
          <w:r>
            <w:rPr>
              <w:rFonts w:hint="eastAsia" w:ascii="黑体" w:hAnsi="黑体" w:eastAsia="黑体" w:cs="黑体"/>
            </w:rPr>
            <w:t>摘要：</w:t>
          </w:r>
          <w:r>
            <w:tab/>
          </w:r>
          <w:r>
            <w:fldChar w:fldCharType="begin"/>
          </w:r>
          <w:r>
            <w:instrText xml:space="preserve"> PAGEREF _Toc30253 \h </w:instrText>
          </w:r>
          <w:r>
            <w:fldChar w:fldCharType="separate"/>
          </w:r>
          <w:r>
            <w:t>I</w:t>
          </w:r>
          <w:r>
            <w:fldChar w:fldCharType="end"/>
          </w:r>
          <w:r>
            <w:fldChar w:fldCharType="end"/>
          </w:r>
        </w:p>
        <w:p w14:paraId="5FC675FB">
          <w:pPr>
            <w:pStyle w:val="59"/>
            <w:tabs>
              <w:tab w:val="right" w:leader="dot" w:pos="8306"/>
            </w:tabs>
          </w:pPr>
          <w:r>
            <w:fldChar w:fldCharType="begin"/>
          </w:r>
          <w:r>
            <w:instrText xml:space="preserve"> HYPERLINK \l _Toc29140 </w:instrText>
          </w:r>
          <w:r>
            <w:fldChar w:fldCharType="separate"/>
          </w:r>
          <w:r>
            <w:t>Abstract:</w:t>
          </w:r>
          <w:r>
            <w:tab/>
          </w:r>
          <w:r>
            <w:fldChar w:fldCharType="begin"/>
          </w:r>
          <w:r>
            <w:instrText xml:space="preserve"> PAGEREF _Toc29140 \h </w:instrText>
          </w:r>
          <w:r>
            <w:fldChar w:fldCharType="separate"/>
          </w:r>
          <w:r>
            <w:t>II</w:t>
          </w:r>
          <w:r>
            <w:fldChar w:fldCharType="end"/>
          </w:r>
          <w:r>
            <w:fldChar w:fldCharType="end"/>
          </w:r>
        </w:p>
        <w:p w14:paraId="7DB86278">
          <w:pPr>
            <w:pStyle w:val="59"/>
            <w:tabs>
              <w:tab w:val="right" w:leader="dot" w:pos="8306"/>
            </w:tabs>
          </w:pPr>
          <w:r>
            <w:fldChar w:fldCharType="begin"/>
          </w:r>
          <w:r>
            <w:instrText xml:space="preserve"> HYPERLINK \l _Toc8011 </w:instrText>
          </w:r>
          <w:r>
            <w:fldChar w:fldCharType="separate"/>
          </w:r>
          <w:r>
            <w:rPr>
              <w:rFonts w:hint="eastAsia" w:ascii="黑体" w:hAnsi="黑体" w:eastAsia="黑体" w:cs="黑体"/>
            </w:rPr>
            <w:t>1绪论</w:t>
          </w:r>
          <w:r>
            <w:tab/>
          </w:r>
          <w:r>
            <w:fldChar w:fldCharType="begin"/>
          </w:r>
          <w:r>
            <w:instrText xml:space="preserve"> PAGEREF _Toc8011 \h </w:instrText>
          </w:r>
          <w:r>
            <w:fldChar w:fldCharType="separate"/>
          </w:r>
          <w:r>
            <w:t>3</w:t>
          </w:r>
          <w:r>
            <w:fldChar w:fldCharType="end"/>
          </w:r>
          <w:r>
            <w:fldChar w:fldCharType="end"/>
          </w:r>
        </w:p>
        <w:p w14:paraId="37290C8F">
          <w:pPr>
            <w:pStyle w:val="74"/>
            <w:tabs>
              <w:tab w:val="right" w:leader="dot" w:pos="8306"/>
            </w:tabs>
          </w:pPr>
          <w:r>
            <w:fldChar w:fldCharType="begin"/>
          </w:r>
          <w:r>
            <w:instrText xml:space="preserve"> HYPERLINK \l _Toc5270 </w:instrText>
          </w:r>
          <w:r>
            <w:fldChar w:fldCharType="separate"/>
          </w:r>
          <w:r>
            <w:rPr>
              <w:rFonts w:ascii="Times New Roman" w:hAnsi="Times New Roman"/>
            </w:rPr>
            <w:t>1.1研究背景及意义</w:t>
          </w:r>
          <w:r>
            <w:tab/>
          </w:r>
          <w:r>
            <w:fldChar w:fldCharType="begin"/>
          </w:r>
          <w:r>
            <w:instrText xml:space="preserve"> PAGEREF _Toc5270 \h </w:instrText>
          </w:r>
          <w:r>
            <w:fldChar w:fldCharType="separate"/>
          </w:r>
          <w:r>
            <w:t>3</w:t>
          </w:r>
          <w:r>
            <w:fldChar w:fldCharType="end"/>
          </w:r>
          <w:r>
            <w:fldChar w:fldCharType="end"/>
          </w:r>
        </w:p>
        <w:p w14:paraId="32989DF2">
          <w:pPr>
            <w:pStyle w:val="74"/>
            <w:tabs>
              <w:tab w:val="right" w:leader="dot" w:pos="8306"/>
            </w:tabs>
          </w:pPr>
          <w:r>
            <w:fldChar w:fldCharType="begin"/>
          </w:r>
          <w:r>
            <w:instrText xml:space="preserve"> HYPERLINK \l _Toc24279 </w:instrText>
          </w:r>
          <w:r>
            <w:fldChar w:fldCharType="separate"/>
          </w:r>
          <w:r>
            <w:rPr>
              <w:rFonts w:ascii="Times New Roman" w:hAnsi="Times New Roman"/>
            </w:rPr>
            <w:t>1.2国内外研究现状</w:t>
          </w:r>
          <w:r>
            <w:tab/>
          </w:r>
          <w:r>
            <w:fldChar w:fldCharType="begin"/>
          </w:r>
          <w:r>
            <w:instrText xml:space="preserve"> PAGEREF _Toc24279 \h </w:instrText>
          </w:r>
          <w:r>
            <w:fldChar w:fldCharType="separate"/>
          </w:r>
          <w:r>
            <w:t>4</w:t>
          </w:r>
          <w:r>
            <w:fldChar w:fldCharType="end"/>
          </w:r>
          <w:r>
            <w:fldChar w:fldCharType="end"/>
          </w:r>
        </w:p>
        <w:p w14:paraId="3B22B00B">
          <w:pPr>
            <w:pStyle w:val="44"/>
            <w:tabs>
              <w:tab w:val="right" w:leader="dot" w:pos="8306"/>
            </w:tabs>
          </w:pPr>
          <w:r>
            <w:fldChar w:fldCharType="begin"/>
          </w:r>
          <w:r>
            <w:instrText xml:space="preserve"> HYPERLINK \l _Toc22554 </w:instrText>
          </w:r>
          <w:r>
            <w:fldChar w:fldCharType="separate"/>
          </w:r>
          <w:r>
            <w:rPr>
              <w:rFonts w:hint="eastAsia"/>
            </w:rPr>
            <w:t>1.2.1国内研究现状</w:t>
          </w:r>
          <w:r>
            <w:tab/>
          </w:r>
          <w:r>
            <w:fldChar w:fldCharType="begin"/>
          </w:r>
          <w:r>
            <w:instrText xml:space="preserve"> PAGEREF _Toc22554 \h </w:instrText>
          </w:r>
          <w:r>
            <w:fldChar w:fldCharType="separate"/>
          </w:r>
          <w:r>
            <w:t>4</w:t>
          </w:r>
          <w:r>
            <w:fldChar w:fldCharType="end"/>
          </w:r>
          <w:r>
            <w:fldChar w:fldCharType="end"/>
          </w:r>
        </w:p>
        <w:p w14:paraId="34170930">
          <w:pPr>
            <w:pStyle w:val="44"/>
            <w:tabs>
              <w:tab w:val="right" w:leader="dot" w:pos="8306"/>
            </w:tabs>
          </w:pPr>
          <w:r>
            <w:fldChar w:fldCharType="begin"/>
          </w:r>
          <w:r>
            <w:instrText xml:space="preserve"> HYPERLINK \l _Toc8428 </w:instrText>
          </w:r>
          <w:r>
            <w:fldChar w:fldCharType="separate"/>
          </w:r>
          <w:r>
            <w:rPr>
              <w:rFonts w:hint="eastAsia"/>
            </w:rPr>
            <w:t>1.2.2国外研究现状</w:t>
          </w:r>
          <w:r>
            <w:tab/>
          </w:r>
          <w:r>
            <w:fldChar w:fldCharType="begin"/>
          </w:r>
          <w:r>
            <w:instrText xml:space="preserve"> PAGEREF _Toc8428 \h </w:instrText>
          </w:r>
          <w:r>
            <w:fldChar w:fldCharType="separate"/>
          </w:r>
          <w:r>
            <w:t>4</w:t>
          </w:r>
          <w:r>
            <w:fldChar w:fldCharType="end"/>
          </w:r>
          <w:r>
            <w:fldChar w:fldCharType="end"/>
          </w:r>
        </w:p>
        <w:p w14:paraId="0A7342D8">
          <w:pPr>
            <w:pStyle w:val="74"/>
            <w:tabs>
              <w:tab w:val="right" w:leader="dot" w:pos="8306"/>
            </w:tabs>
          </w:pPr>
          <w:r>
            <w:fldChar w:fldCharType="begin"/>
          </w:r>
          <w:r>
            <w:instrText xml:space="preserve"> HYPERLINK \l _Toc23387 </w:instrText>
          </w:r>
          <w:r>
            <w:fldChar w:fldCharType="separate"/>
          </w:r>
          <w:r>
            <w:rPr>
              <w:rFonts w:ascii="Times New Roman" w:hAnsi="Times New Roman"/>
            </w:rPr>
            <w:t>1.3研究内容和方法</w:t>
          </w:r>
          <w:r>
            <w:tab/>
          </w:r>
          <w:r>
            <w:fldChar w:fldCharType="begin"/>
          </w:r>
          <w:r>
            <w:instrText xml:space="preserve"> PAGEREF _Toc23387 \h </w:instrText>
          </w:r>
          <w:r>
            <w:fldChar w:fldCharType="separate"/>
          </w:r>
          <w:r>
            <w:t>5</w:t>
          </w:r>
          <w:r>
            <w:fldChar w:fldCharType="end"/>
          </w:r>
          <w:r>
            <w:fldChar w:fldCharType="end"/>
          </w:r>
        </w:p>
        <w:p w14:paraId="5C98B61D">
          <w:pPr>
            <w:pStyle w:val="74"/>
            <w:tabs>
              <w:tab w:val="right" w:leader="dot" w:pos="8306"/>
            </w:tabs>
          </w:pPr>
          <w:r>
            <w:fldChar w:fldCharType="begin"/>
          </w:r>
          <w:r>
            <w:instrText xml:space="preserve"> HYPERLINK \l _Toc8491 </w:instrText>
          </w:r>
          <w:r>
            <w:fldChar w:fldCharType="separate"/>
          </w:r>
          <w:r>
            <w:rPr>
              <w:rFonts w:ascii="Times New Roman" w:hAnsi="Times New Roman"/>
            </w:rPr>
            <w:t>1.3.1研究内容</w:t>
          </w:r>
          <w:r>
            <w:tab/>
          </w:r>
          <w:r>
            <w:fldChar w:fldCharType="begin"/>
          </w:r>
          <w:r>
            <w:instrText xml:space="preserve"> PAGEREF _Toc8491 \h </w:instrText>
          </w:r>
          <w:r>
            <w:fldChar w:fldCharType="separate"/>
          </w:r>
          <w:r>
            <w:t>6</w:t>
          </w:r>
          <w:r>
            <w:fldChar w:fldCharType="end"/>
          </w:r>
          <w:r>
            <w:fldChar w:fldCharType="end"/>
          </w:r>
        </w:p>
        <w:p w14:paraId="43DAC837">
          <w:pPr>
            <w:pStyle w:val="74"/>
            <w:tabs>
              <w:tab w:val="right" w:leader="dot" w:pos="8306"/>
            </w:tabs>
          </w:pPr>
          <w:r>
            <w:fldChar w:fldCharType="begin"/>
          </w:r>
          <w:r>
            <w:instrText xml:space="preserve"> HYPERLINK \l _Toc17183 </w:instrText>
          </w:r>
          <w:r>
            <w:fldChar w:fldCharType="separate"/>
          </w:r>
          <w:r>
            <w:rPr>
              <w:rFonts w:ascii="Times New Roman" w:hAnsi="Times New Roman"/>
            </w:rPr>
            <w:t>1.3.2研究方法</w:t>
          </w:r>
          <w:r>
            <w:tab/>
          </w:r>
          <w:r>
            <w:fldChar w:fldCharType="begin"/>
          </w:r>
          <w:r>
            <w:instrText xml:space="preserve"> PAGEREF _Toc17183 \h </w:instrText>
          </w:r>
          <w:r>
            <w:fldChar w:fldCharType="separate"/>
          </w:r>
          <w:r>
            <w:t>6</w:t>
          </w:r>
          <w:r>
            <w:fldChar w:fldCharType="end"/>
          </w:r>
          <w:r>
            <w:fldChar w:fldCharType="end"/>
          </w:r>
        </w:p>
        <w:p w14:paraId="315CABD5">
          <w:pPr>
            <w:pStyle w:val="59"/>
            <w:tabs>
              <w:tab w:val="right" w:leader="dot" w:pos="8306"/>
            </w:tabs>
          </w:pPr>
          <w:r>
            <w:fldChar w:fldCharType="begin"/>
          </w:r>
          <w:r>
            <w:instrText xml:space="preserve"> HYPERLINK \l _Toc10246 </w:instrText>
          </w:r>
          <w:r>
            <w:fldChar w:fldCharType="separate"/>
          </w:r>
          <w:r>
            <w:rPr>
              <w:rFonts w:hint="eastAsia"/>
            </w:rPr>
            <w:t>2系统关键技术介绍</w:t>
          </w:r>
          <w:r>
            <w:tab/>
          </w:r>
          <w:r>
            <w:fldChar w:fldCharType="begin"/>
          </w:r>
          <w:r>
            <w:instrText xml:space="preserve"> PAGEREF _Toc10246 \h </w:instrText>
          </w:r>
          <w:r>
            <w:fldChar w:fldCharType="separate"/>
          </w:r>
          <w:r>
            <w:t>6</w:t>
          </w:r>
          <w:r>
            <w:fldChar w:fldCharType="end"/>
          </w:r>
          <w:r>
            <w:fldChar w:fldCharType="end"/>
          </w:r>
        </w:p>
        <w:p w14:paraId="0F8F4419">
          <w:pPr>
            <w:pStyle w:val="74"/>
            <w:tabs>
              <w:tab w:val="right" w:leader="dot" w:pos="8306"/>
            </w:tabs>
          </w:pPr>
          <w:r>
            <w:fldChar w:fldCharType="begin"/>
          </w:r>
          <w:r>
            <w:instrText xml:space="preserve"> HYPERLINK \l _Toc27193 </w:instrText>
          </w:r>
          <w:r>
            <w:fldChar w:fldCharType="separate"/>
          </w:r>
          <w:r>
            <w:rPr>
              <w:rFonts w:ascii="Times New Roman" w:hAnsi="Times New Roman"/>
            </w:rPr>
            <w:t xml:space="preserve">2.1 </w:t>
          </w:r>
          <w:r>
            <w:rPr>
              <w:rFonts w:hint="eastAsia" w:ascii="Times New Roman" w:hAnsi="Times New Roman"/>
            </w:rPr>
            <w:t>JavaWeb</w:t>
          </w:r>
          <w:r>
            <w:tab/>
          </w:r>
          <w:r>
            <w:fldChar w:fldCharType="begin"/>
          </w:r>
          <w:r>
            <w:instrText xml:space="preserve"> PAGEREF _Toc27193 \h </w:instrText>
          </w:r>
          <w:r>
            <w:fldChar w:fldCharType="separate"/>
          </w:r>
          <w:r>
            <w:t>6</w:t>
          </w:r>
          <w:r>
            <w:fldChar w:fldCharType="end"/>
          </w:r>
          <w:r>
            <w:fldChar w:fldCharType="end"/>
          </w:r>
        </w:p>
        <w:p w14:paraId="496E8BE7">
          <w:pPr>
            <w:pStyle w:val="74"/>
            <w:tabs>
              <w:tab w:val="right" w:leader="dot" w:pos="8306"/>
            </w:tabs>
          </w:pPr>
          <w:r>
            <w:fldChar w:fldCharType="begin"/>
          </w:r>
          <w:r>
            <w:instrText xml:space="preserve"> HYPERLINK \l _Toc7511 </w:instrText>
          </w:r>
          <w:r>
            <w:fldChar w:fldCharType="separate"/>
          </w:r>
          <w:r>
            <w:tab/>
          </w:r>
          <w:r>
            <w:fldChar w:fldCharType="begin"/>
          </w:r>
          <w:r>
            <w:instrText xml:space="preserve"> PAGEREF _Toc7511 \h </w:instrText>
          </w:r>
          <w:r>
            <w:fldChar w:fldCharType="separate"/>
          </w:r>
          <w:r>
            <w:t>7</w:t>
          </w:r>
          <w:r>
            <w:fldChar w:fldCharType="end"/>
          </w:r>
          <w:r>
            <w:fldChar w:fldCharType="end"/>
          </w:r>
        </w:p>
        <w:p w14:paraId="245DA905">
          <w:pPr>
            <w:pStyle w:val="74"/>
            <w:tabs>
              <w:tab w:val="right" w:leader="dot" w:pos="8306"/>
            </w:tabs>
          </w:pPr>
          <w:r>
            <w:fldChar w:fldCharType="begin"/>
          </w:r>
          <w:r>
            <w:instrText xml:space="preserve"> HYPERLINK \l _Toc29067 </w:instrText>
          </w:r>
          <w:r>
            <w:fldChar w:fldCharType="separate"/>
          </w:r>
          <w:r>
            <w:rPr>
              <w:rFonts w:hint="eastAsia" w:ascii="Times New Roman" w:hAnsi="Times New Roman"/>
              <w:lang w:val="en-US" w:eastAsia="zh-CN"/>
            </w:rPr>
            <w:t>2.1.1 MVC框架、</w:t>
          </w:r>
          <w:r>
            <w:tab/>
          </w:r>
          <w:r>
            <w:fldChar w:fldCharType="begin"/>
          </w:r>
          <w:r>
            <w:instrText xml:space="preserve"> PAGEREF _Toc29067 \h </w:instrText>
          </w:r>
          <w:r>
            <w:fldChar w:fldCharType="separate"/>
          </w:r>
          <w:r>
            <w:t>7</w:t>
          </w:r>
          <w:r>
            <w:fldChar w:fldCharType="end"/>
          </w:r>
          <w:r>
            <w:fldChar w:fldCharType="end"/>
          </w:r>
        </w:p>
        <w:p w14:paraId="33954C6A">
          <w:pPr>
            <w:pStyle w:val="74"/>
            <w:tabs>
              <w:tab w:val="right" w:leader="dot" w:pos="8306"/>
            </w:tabs>
          </w:pPr>
          <w:r>
            <w:fldChar w:fldCharType="begin"/>
          </w:r>
          <w:r>
            <w:instrText xml:space="preserve"> HYPERLINK \l _Toc23613 </w:instrText>
          </w:r>
          <w:r>
            <w:fldChar w:fldCharType="separate"/>
          </w:r>
          <w:r>
            <w:rPr>
              <w:rFonts w:hint="eastAsia" w:ascii="Times New Roman" w:hAnsi="Times New Roman"/>
              <w:lang w:val="en-US" w:eastAsia="zh-CN"/>
            </w:rPr>
            <w:t>2.1.2请求流转</w:t>
          </w:r>
          <w:r>
            <w:tab/>
          </w:r>
          <w:r>
            <w:fldChar w:fldCharType="begin"/>
          </w:r>
          <w:r>
            <w:instrText xml:space="preserve"> PAGEREF _Toc23613 \h </w:instrText>
          </w:r>
          <w:r>
            <w:fldChar w:fldCharType="separate"/>
          </w:r>
          <w:r>
            <w:t>7</w:t>
          </w:r>
          <w:r>
            <w:fldChar w:fldCharType="end"/>
          </w:r>
          <w:r>
            <w:fldChar w:fldCharType="end"/>
          </w:r>
        </w:p>
        <w:p w14:paraId="6C53C4A6">
          <w:pPr>
            <w:pStyle w:val="74"/>
            <w:tabs>
              <w:tab w:val="right" w:leader="dot" w:pos="8306"/>
            </w:tabs>
          </w:pPr>
          <w:r>
            <w:fldChar w:fldCharType="begin"/>
          </w:r>
          <w:r>
            <w:instrText xml:space="preserve"> HYPERLINK \l _Toc5739 </w:instrText>
          </w:r>
          <w:r>
            <w:fldChar w:fldCharType="separate"/>
          </w:r>
          <w:r>
            <w:rPr>
              <w:rFonts w:hint="eastAsia" w:ascii="Times New Roman" w:hAnsi="Times New Roman"/>
              <w:lang w:val="en-US" w:eastAsia="zh-CN"/>
            </w:rPr>
            <w:t>2.1.3分层职责与示例</w:t>
          </w:r>
          <w:r>
            <w:tab/>
          </w:r>
          <w:r>
            <w:fldChar w:fldCharType="begin"/>
          </w:r>
          <w:r>
            <w:instrText xml:space="preserve"> PAGEREF _Toc5739 \h </w:instrText>
          </w:r>
          <w:r>
            <w:fldChar w:fldCharType="separate"/>
          </w:r>
          <w:r>
            <w:t>8</w:t>
          </w:r>
          <w:r>
            <w:fldChar w:fldCharType="end"/>
          </w:r>
          <w:r>
            <w:fldChar w:fldCharType="end"/>
          </w:r>
        </w:p>
        <w:p w14:paraId="1EDCC2A9">
          <w:pPr>
            <w:pStyle w:val="74"/>
            <w:tabs>
              <w:tab w:val="right" w:leader="dot" w:pos="8306"/>
            </w:tabs>
          </w:pPr>
          <w:r>
            <w:fldChar w:fldCharType="begin"/>
          </w:r>
          <w:r>
            <w:instrText xml:space="preserve"> HYPERLINK \l _Toc10369 </w:instrText>
          </w:r>
          <w:r>
            <w:fldChar w:fldCharType="separate"/>
          </w:r>
          <w:r>
            <w:rPr>
              <w:rFonts w:hint="eastAsia" w:ascii="Times New Roman" w:hAnsi="Times New Roman"/>
              <w:lang w:val="en-US" w:eastAsia="zh-CN"/>
            </w:rPr>
            <w:t>2.1.4关键配置与基础设施</w:t>
          </w:r>
          <w:r>
            <w:tab/>
          </w:r>
          <w:r>
            <w:fldChar w:fldCharType="begin"/>
          </w:r>
          <w:r>
            <w:instrText xml:space="preserve"> PAGEREF _Toc10369 \h </w:instrText>
          </w:r>
          <w:r>
            <w:fldChar w:fldCharType="separate"/>
          </w:r>
          <w:r>
            <w:t>8</w:t>
          </w:r>
          <w:r>
            <w:fldChar w:fldCharType="end"/>
          </w:r>
          <w:r>
            <w:fldChar w:fldCharType="end"/>
          </w:r>
        </w:p>
        <w:p w14:paraId="1E06EDBB">
          <w:pPr>
            <w:pStyle w:val="74"/>
            <w:tabs>
              <w:tab w:val="right" w:leader="dot" w:pos="8306"/>
            </w:tabs>
          </w:pPr>
          <w:r>
            <w:fldChar w:fldCharType="begin"/>
          </w:r>
          <w:r>
            <w:instrText xml:space="preserve"> HYPERLINK \l _Toc25103 </w:instrText>
          </w:r>
          <w:r>
            <w:fldChar w:fldCharType="separate"/>
          </w:r>
          <w:r>
            <w:rPr>
              <w:rFonts w:hint="eastAsia" w:ascii="Times New Roman" w:hAnsi="Times New Roman"/>
              <w:lang w:val="en-US" w:eastAsia="zh-CN"/>
            </w:rPr>
            <w:t>2.1.5数据访问与交互</w:t>
          </w:r>
          <w:r>
            <w:tab/>
          </w:r>
          <w:r>
            <w:fldChar w:fldCharType="begin"/>
          </w:r>
          <w:r>
            <w:instrText xml:space="preserve"> PAGEREF _Toc25103 \h </w:instrText>
          </w:r>
          <w:r>
            <w:fldChar w:fldCharType="separate"/>
          </w:r>
          <w:r>
            <w:t>8</w:t>
          </w:r>
          <w:r>
            <w:fldChar w:fldCharType="end"/>
          </w:r>
          <w:r>
            <w:fldChar w:fldCharType="end"/>
          </w:r>
        </w:p>
        <w:p w14:paraId="50A714D4">
          <w:pPr>
            <w:pStyle w:val="74"/>
            <w:tabs>
              <w:tab w:val="right" w:leader="dot" w:pos="8306"/>
            </w:tabs>
          </w:pPr>
          <w:r>
            <w:fldChar w:fldCharType="begin"/>
          </w:r>
          <w:r>
            <w:instrText xml:space="preserve"> HYPERLINK \l _Toc4330 </w:instrText>
          </w:r>
          <w:r>
            <w:fldChar w:fldCharType="separate"/>
          </w:r>
          <w:r>
            <w:rPr>
              <w:rFonts w:ascii="Times New Roman" w:hAnsi="Times New Roman"/>
            </w:rPr>
            <w:t xml:space="preserve">2.2 </w:t>
          </w:r>
          <w:r>
            <w:rPr>
              <w:rFonts w:hint="eastAsia" w:ascii="Times New Roman" w:hAnsi="Times New Roman"/>
            </w:rPr>
            <w:t>SQL</w:t>
          </w:r>
          <w:r>
            <w:tab/>
          </w:r>
          <w:r>
            <w:fldChar w:fldCharType="begin"/>
          </w:r>
          <w:r>
            <w:instrText xml:space="preserve"> PAGEREF _Toc4330 \h </w:instrText>
          </w:r>
          <w:r>
            <w:fldChar w:fldCharType="separate"/>
          </w:r>
          <w:r>
            <w:t>8</w:t>
          </w:r>
          <w:r>
            <w:fldChar w:fldCharType="end"/>
          </w:r>
          <w:r>
            <w:fldChar w:fldCharType="end"/>
          </w:r>
        </w:p>
        <w:p w14:paraId="1D449756">
          <w:pPr>
            <w:pStyle w:val="59"/>
            <w:tabs>
              <w:tab w:val="right" w:leader="dot" w:pos="8306"/>
            </w:tabs>
          </w:pPr>
          <w:r>
            <w:fldChar w:fldCharType="begin"/>
          </w:r>
          <w:r>
            <w:instrText xml:space="preserve"> HYPERLINK \l _Toc12534 </w:instrText>
          </w:r>
          <w:r>
            <w:fldChar w:fldCharType="separate"/>
          </w:r>
          <w:r>
            <w:rPr>
              <w:rFonts w:hint="eastAsia"/>
            </w:rPr>
            <w:t>3系统需求分析</w:t>
          </w:r>
          <w:r>
            <w:tab/>
          </w:r>
          <w:r>
            <w:fldChar w:fldCharType="begin"/>
          </w:r>
          <w:r>
            <w:instrText xml:space="preserve"> PAGEREF _Toc12534 \h </w:instrText>
          </w:r>
          <w:r>
            <w:fldChar w:fldCharType="separate"/>
          </w:r>
          <w:r>
            <w:t>9</w:t>
          </w:r>
          <w:r>
            <w:fldChar w:fldCharType="end"/>
          </w:r>
          <w:r>
            <w:fldChar w:fldCharType="end"/>
          </w:r>
        </w:p>
        <w:p w14:paraId="1E64F0F3">
          <w:pPr>
            <w:pStyle w:val="74"/>
            <w:tabs>
              <w:tab w:val="right" w:leader="dot" w:pos="8306"/>
            </w:tabs>
          </w:pPr>
          <w:r>
            <w:fldChar w:fldCharType="begin"/>
          </w:r>
          <w:r>
            <w:instrText xml:space="preserve"> HYPERLINK \l _Toc19818 </w:instrText>
          </w:r>
          <w:r>
            <w:fldChar w:fldCharType="separate"/>
          </w:r>
          <w:r>
            <w:rPr>
              <w:rFonts w:hint="eastAsia"/>
            </w:rPr>
            <w:t>3.1功能需求分析</w:t>
          </w:r>
          <w:r>
            <w:tab/>
          </w:r>
          <w:r>
            <w:fldChar w:fldCharType="begin"/>
          </w:r>
          <w:r>
            <w:instrText xml:space="preserve"> PAGEREF _Toc19818 \h </w:instrText>
          </w:r>
          <w:r>
            <w:fldChar w:fldCharType="separate"/>
          </w:r>
          <w:r>
            <w:t>9</w:t>
          </w:r>
          <w:r>
            <w:fldChar w:fldCharType="end"/>
          </w:r>
          <w:r>
            <w:fldChar w:fldCharType="end"/>
          </w:r>
        </w:p>
        <w:p w14:paraId="73DB0FB4">
          <w:pPr>
            <w:pStyle w:val="44"/>
            <w:tabs>
              <w:tab w:val="right" w:leader="dot" w:pos="8306"/>
            </w:tabs>
          </w:pPr>
          <w:r>
            <w:fldChar w:fldCharType="begin"/>
          </w:r>
          <w:r>
            <w:instrText xml:space="preserve"> HYPERLINK \l _Toc15098 </w:instrText>
          </w:r>
          <w:r>
            <w:fldChar w:fldCharType="separate"/>
          </w:r>
          <w:r>
            <w:rPr>
              <w:rFonts w:hint="eastAsia"/>
              <w:lang w:val="en-US" w:eastAsia="zh-CN"/>
            </w:rPr>
            <w:t>3.1.1</w:t>
          </w:r>
          <w:r>
            <w:t>会员角色功能需求分析</w:t>
          </w:r>
          <w:r>
            <w:tab/>
          </w:r>
          <w:r>
            <w:fldChar w:fldCharType="begin"/>
          </w:r>
          <w:r>
            <w:instrText xml:space="preserve"> PAGEREF _Toc15098 \h </w:instrText>
          </w:r>
          <w:r>
            <w:fldChar w:fldCharType="separate"/>
          </w:r>
          <w:r>
            <w:t>9</w:t>
          </w:r>
          <w:r>
            <w:fldChar w:fldCharType="end"/>
          </w:r>
          <w:r>
            <w:fldChar w:fldCharType="end"/>
          </w:r>
        </w:p>
        <w:p w14:paraId="7D16F614">
          <w:pPr>
            <w:pStyle w:val="44"/>
            <w:tabs>
              <w:tab w:val="right" w:leader="dot" w:pos="8306"/>
            </w:tabs>
          </w:pPr>
          <w:r>
            <w:fldChar w:fldCharType="begin"/>
          </w:r>
          <w:r>
            <w:instrText xml:space="preserve"> HYPERLINK \l _Toc16242 </w:instrText>
          </w:r>
          <w:r>
            <w:fldChar w:fldCharType="separate"/>
          </w:r>
          <w:r>
            <w:rPr>
              <w:rFonts w:hint="eastAsia"/>
              <w:lang w:val="en-US" w:eastAsia="zh-CN"/>
            </w:rPr>
            <w:t>3.1.2</w:t>
          </w:r>
          <w:r>
            <w:t>收银员角色功能需求分析</w:t>
          </w:r>
          <w:r>
            <w:tab/>
          </w:r>
          <w:r>
            <w:fldChar w:fldCharType="begin"/>
          </w:r>
          <w:r>
            <w:instrText xml:space="preserve"> PAGEREF _Toc16242 \h </w:instrText>
          </w:r>
          <w:r>
            <w:fldChar w:fldCharType="separate"/>
          </w:r>
          <w:r>
            <w:t>10</w:t>
          </w:r>
          <w:r>
            <w:fldChar w:fldCharType="end"/>
          </w:r>
          <w:r>
            <w:fldChar w:fldCharType="end"/>
          </w:r>
        </w:p>
        <w:p w14:paraId="24CC1431">
          <w:pPr>
            <w:pStyle w:val="44"/>
            <w:tabs>
              <w:tab w:val="right" w:leader="dot" w:pos="8306"/>
            </w:tabs>
          </w:pPr>
          <w:r>
            <w:fldChar w:fldCharType="begin"/>
          </w:r>
          <w:r>
            <w:instrText xml:space="preserve"> HYPERLINK \l _Toc18622 </w:instrText>
          </w:r>
          <w:r>
            <w:fldChar w:fldCharType="separate"/>
          </w:r>
          <w:r>
            <w:rPr>
              <w:rFonts w:hint="eastAsia"/>
              <w:lang w:val="en-US" w:eastAsia="zh-CN"/>
            </w:rPr>
            <w:t>3.1.3</w:t>
          </w:r>
          <w:r>
            <w:t>经理角色功能需求分析</w:t>
          </w:r>
          <w:r>
            <w:tab/>
          </w:r>
          <w:r>
            <w:fldChar w:fldCharType="begin"/>
          </w:r>
          <w:r>
            <w:instrText xml:space="preserve"> PAGEREF _Toc18622 \h </w:instrText>
          </w:r>
          <w:r>
            <w:fldChar w:fldCharType="separate"/>
          </w:r>
          <w:r>
            <w:t>10</w:t>
          </w:r>
          <w:r>
            <w:fldChar w:fldCharType="end"/>
          </w:r>
          <w:r>
            <w:fldChar w:fldCharType="end"/>
          </w:r>
        </w:p>
        <w:p w14:paraId="3F101F1A">
          <w:pPr>
            <w:pStyle w:val="44"/>
            <w:tabs>
              <w:tab w:val="right" w:leader="dot" w:pos="8306"/>
            </w:tabs>
          </w:pPr>
          <w:r>
            <w:fldChar w:fldCharType="begin"/>
          </w:r>
          <w:r>
            <w:instrText xml:space="preserve"> HYPERLINK \l _Toc11826 </w:instrText>
          </w:r>
          <w:r>
            <w:fldChar w:fldCharType="separate"/>
          </w:r>
          <w:r>
            <w:rPr>
              <w:rFonts w:hint="eastAsia"/>
              <w:lang w:val="en-US" w:eastAsia="zh-CN"/>
            </w:rPr>
            <w:t>3.1.4</w:t>
          </w:r>
          <w:r>
            <w:t>管理员角色功能需求分析</w:t>
          </w:r>
          <w:r>
            <w:tab/>
          </w:r>
          <w:r>
            <w:fldChar w:fldCharType="begin"/>
          </w:r>
          <w:r>
            <w:instrText xml:space="preserve"> PAGEREF _Toc11826 \h </w:instrText>
          </w:r>
          <w:r>
            <w:fldChar w:fldCharType="separate"/>
          </w:r>
          <w:r>
            <w:t>11</w:t>
          </w:r>
          <w:r>
            <w:fldChar w:fldCharType="end"/>
          </w:r>
          <w:r>
            <w:fldChar w:fldCharType="end"/>
          </w:r>
        </w:p>
        <w:p w14:paraId="1A3BB943">
          <w:pPr>
            <w:pStyle w:val="44"/>
            <w:tabs>
              <w:tab w:val="right" w:leader="dot" w:pos="8306"/>
            </w:tabs>
          </w:pPr>
          <w:r>
            <w:fldChar w:fldCharType="begin"/>
          </w:r>
          <w:r>
            <w:instrText xml:space="preserve"> HYPERLINK \l _Toc27007 </w:instrText>
          </w:r>
          <w:r>
            <w:fldChar w:fldCharType="separate"/>
          </w:r>
          <w:r>
            <w:rPr>
              <w:rFonts w:hint="eastAsia"/>
              <w:lang w:val="en-US" w:eastAsia="zh-CN"/>
            </w:rPr>
            <w:t>3.1.5</w:t>
          </w:r>
          <w:r>
            <w:t>功能需求协同性分析</w:t>
          </w:r>
          <w:r>
            <w:tab/>
          </w:r>
          <w:r>
            <w:fldChar w:fldCharType="begin"/>
          </w:r>
          <w:r>
            <w:instrText xml:space="preserve"> PAGEREF _Toc27007 \h </w:instrText>
          </w:r>
          <w:r>
            <w:fldChar w:fldCharType="separate"/>
          </w:r>
          <w:r>
            <w:t>12</w:t>
          </w:r>
          <w:r>
            <w:fldChar w:fldCharType="end"/>
          </w:r>
          <w:r>
            <w:fldChar w:fldCharType="end"/>
          </w:r>
        </w:p>
        <w:p w14:paraId="62106015">
          <w:pPr>
            <w:pStyle w:val="74"/>
            <w:tabs>
              <w:tab w:val="right" w:leader="dot" w:pos="8306"/>
            </w:tabs>
          </w:pPr>
          <w:r>
            <w:fldChar w:fldCharType="begin"/>
          </w:r>
          <w:r>
            <w:instrText xml:space="preserve"> HYPERLINK \l _Toc26001 </w:instrText>
          </w:r>
          <w:r>
            <w:fldChar w:fldCharType="separate"/>
          </w:r>
          <w:r>
            <w:rPr>
              <w:rFonts w:hint="eastAsia"/>
            </w:rPr>
            <w:t>3.2非功能需求分析</w:t>
          </w:r>
          <w:r>
            <w:tab/>
          </w:r>
          <w:r>
            <w:fldChar w:fldCharType="begin"/>
          </w:r>
          <w:r>
            <w:instrText xml:space="preserve"> PAGEREF _Toc26001 \h </w:instrText>
          </w:r>
          <w:r>
            <w:fldChar w:fldCharType="separate"/>
          </w:r>
          <w:r>
            <w:t>12</w:t>
          </w:r>
          <w:r>
            <w:fldChar w:fldCharType="end"/>
          </w:r>
          <w:r>
            <w:fldChar w:fldCharType="end"/>
          </w:r>
        </w:p>
        <w:p w14:paraId="1105D5F8">
          <w:pPr>
            <w:pStyle w:val="74"/>
            <w:tabs>
              <w:tab w:val="right" w:leader="dot" w:pos="8306"/>
            </w:tabs>
          </w:pPr>
          <w:r>
            <w:fldChar w:fldCharType="begin"/>
          </w:r>
          <w:r>
            <w:instrText xml:space="preserve"> HYPERLINK \l _Toc21662 </w:instrText>
          </w:r>
          <w:r>
            <w:fldChar w:fldCharType="separate"/>
          </w:r>
          <w:r>
            <w:t>3.3</w:t>
          </w:r>
          <w:r>
            <w:rPr>
              <w:rFonts w:hint="eastAsia"/>
            </w:rPr>
            <w:t>可行性分析</w:t>
          </w:r>
          <w:r>
            <w:tab/>
          </w:r>
          <w:r>
            <w:fldChar w:fldCharType="begin"/>
          </w:r>
          <w:r>
            <w:instrText xml:space="preserve"> PAGEREF _Toc21662 \h </w:instrText>
          </w:r>
          <w:r>
            <w:fldChar w:fldCharType="separate"/>
          </w:r>
          <w:r>
            <w:t>13</w:t>
          </w:r>
          <w:r>
            <w:fldChar w:fldCharType="end"/>
          </w:r>
          <w:r>
            <w:fldChar w:fldCharType="end"/>
          </w:r>
        </w:p>
        <w:p w14:paraId="24F6225E">
          <w:pPr>
            <w:pStyle w:val="59"/>
            <w:tabs>
              <w:tab w:val="right" w:leader="dot" w:pos="8306"/>
            </w:tabs>
          </w:pPr>
          <w:r>
            <w:fldChar w:fldCharType="begin"/>
          </w:r>
          <w:r>
            <w:instrText xml:space="preserve"> HYPERLINK \l _Toc22043 </w:instrText>
          </w:r>
          <w:r>
            <w:fldChar w:fldCharType="separate"/>
          </w:r>
          <w:r>
            <w:rPr>
              <w:rFonts w:hint="eastAsia"/>
            </w:rPr>
            <w:t>4系统设计</w:t>
          </w:r>
          <w:r>
            <w:tab/>
          </w:r>
          <w:r>
            <w:fldChar w:fldCharType="begin"/>
          </w:r>
          <w:r>
            <w:instrText xml:space="preserve"> PAGEREF _Toc22043 \h </w:instrText>
          </w:r>
          <w:r>
            <w:fldChar w:fldCharType="separate"/>
          </w:r>
          <w:r>
            <w:t>14</w:t>
          </w:r>
          <w:r>
            <w:fldChar w:fldCharType="end"/>
          </w:r>
          <w:r>
            <w:fldChar w:fldCharType="end"/>
          </w:r>
        </w:p>
        <w:p w14:paraId="674D04E1">
          <w:pPr>
            <w:pStyle w:val="74"/>
            <w:tabs>
              <w:tab w:val="right" w:leader="dot" w:pos="8306"/>
            </w:tabs>
          </w:pPr>
          <w:r>
            <w:fldChar w:fldCharType="begin"/>
          </w:r>
          <w:r>
            <w:instrText xml:space="preserve"> HYPERLINK \l _Toc15459 </w:instrText>
          </w:r>
          <w:r>
            <w:fldChar w:fldCharType="separate"/>
          </w:r>
          <w:r>
            <w:rPr>
              <w:rFonts w:ascii="Times New Roman" w:hAnsi="Times New Roman"/>
            </w:rPr>
            <w:t>4.1</w:t>
          </w:r>
          <w:r>
            <w:rPr>
              <w:rFonts w:hint="eastAsia" w:ascii="Times New Roman" w:hAnsi="Times New Roman"/>
            </w:rPr>
            <w:t>系统总体设计</w:t>
          </w:r>
          <w:r>
            <w:tab/>
          </w:r>
          <w:r>
            <w:fldChar w:fldCharType="begin"/>
          </w:r>
          <w:r>
            <w:instrText xml:space="preserve"> PAGEREF _Toc15459 \h </w:instrText>
          </w:r>
          <w:r>
            <w:fldChar w:fldCharType="separate"/>
          </w:r>
          <w:r>
            <w:t>14</w:t>
          </w:r>
          <w:r>
            <w:fldChar w:fldCharType="end"/>
          </w:r>
          <w:r>
            <w:fldChar w:fldCharType="end"/>
          </w:r>
        </w:p>
        <w:p w14:paraId="7521CCDA">
          <w:pPr>
            <w:pStyle w:val="74"/>
            <w:tabs>
              <w:tab w:val="right" w:leader="dot" w:pos="8306"/>
            </w:tabs>
          </w:pPr>
          <w:r>
            <w:fldChar w:fldCharType="begin"/>
          </w:r>
          <w:r>
            <w:instrText xml:space="preserve"> HYPERLINK \l _Toc1345 </w:instrText>
          </w:r>
          <w:r>
            <w:fldChar w:fldCharType="separate"/>
          </w:r>
          <w:r>
            <w:rPr>
              <w:rFonts w:ascii="Times New Roman" w:hAnsi="Times New Roman"/>
            </w:rPr>
            <w:t>4.2</w:t>
          </w:r>
          <w:r>
            <w:rPr>
              <w:rFonts w:hint="eastAsia" w:ascii="Times New Roman" w:hAnsi="Times New Roman"/>
            </w:rPr>
            <w:t>系统详细设计</w:t>
          </w:r>
          <w:r>
            <w:tab/>
          </w:r>
          <w:r>
            <w:fldChar w:fldCharType="begin"/>
          </w:r>
          <w:r>
            <w:instrText xml:space="preserve"> PAGEREF _Toc1345 \h </w:instrText>
          </w:r>
          <w:r>
            <w:fldChar w:fldCharType="separate"/>
          </w:r>
          <w:r>
            <w:t>14</w:t>
          </w:r>
          <w:r>
            <w:fldChar w:fldCharType="end"/>
          </w:r>
          <w:r>
            <w:fldChar w:fldCharType="end"/>
          </w:r>
        </w:p>
        <w:p w14:paraId="7A8B2EBC">
          <w:pPr>
            <w:pStyle w:val="44"/>
            <w:tabs>
              <w:tab w:val="right" w:leader="dot" w:pos="8306"/>
            </w:tabs>
          </w:pPr>
          <w:r>
            <w:fldChar w:fldCharType="begin"/>
          </w:r>
          <w:r>
            <w:instrText xml:space="preserve"> HYPERLINK \l _Toc17336 </w:instrText>
          </w:r>
          <w:r>
            <w:fldChar w:fldCharType="separate"/>
          </w:r>
          <w:r>
            <w:rPr>
              <w:rFonts w:hint="eastAsia"/>
            </w:rPr>
            <w:t>4.2.1设计目标</w:t>
          </w:r>
          <w:r>
            <w:tab/>
          </w:r>
          <w:r>
            <w:fldChar w:fldCharType="begin"/>
          </w:r>
          <w:r>
            <w:instrText xml:space="preserve"> PAGEREF _Toc17336 \h </w:instrText>
          </w:r>
          <w:r>
            <w:fldChar w:fldCharType="separate"/>
          </w:r>
          <w:r>
            <w:t>14</w:t>
          </w:r>
          <w:r>
            <w:fldChar w:fldCharType="end"/>
          </w:r>
          <w:r>
            <w:fldChar w:fldCharType="end"/>
          </w:r>
        </w:p>
        <w:p w14:paraId="32044973">
          <w:pPr>
            <w:pStyle w:val="44"/>
            <w:tabs>
              <w:tab w:val="right" w:leader="dot" w:pos="8306"/>
            </w:tabs>
          </w:pPr>
          <w:r>
            <w:fldChar w:fldCharType="begin"/>
          </w:r>
          <w:r>
            <w:instrText xml:space="preserve"> HYPERLINK \l _Toc22673 </w:instrText>
          </w:r>
          <w:r>
            <w:fldChar w:fldCharType="separate"/>
          </w:r>
          <w:r>
            <w:rPr>
              <w:rFonts w:hint="eastAsia"/>
            </w:rPr>
            <w:t>4.2.2模块设计</w:t>
          </w:r>
          <w:r>
            <w:tab/>
          </w:r>
          <w:r>
            <w:fldChar w:fldCharType="begin"/>
          </w:r>
          <w:r>
            <w:instrText xml:space="preserve"> PAGEREF _Toc22673 \h </w:instrText>
          </w:r>
          <w:r>
            <w:fldChar w:fldCharType="separate"/>
          </w:r>
          <w:r>
            <w:t>14</w:t>
          </w:r>
          <w:r>
            <w:fldChar w:fldCharType="end"/>
          </w:r>
          <w:r>
            <w:fldChar w:fldCharType="end"/>
          </w:r>
        </w:p>
        <w:p w14:paraId="17848FAA">
          <w:pPr>
            <w:pStyle w:val="74"/>
            <w:tabs>
              <w:tab w:val="right" w:leader="dot" w:pos="8306"/>
            </w:tabs>
          </w:pPr>
          <w:r>
            <w:fldChar w:fldCharType="begin"/>
          </w:r>
          <w:r>
            <w:instrText xml:space="preserve"> HYPERLINK \l _Toc5881 </w:instrText>
          </w:r>
          <w:r>
            <w:fldChar w:fldCharType="separate"/>
          </w:r>
          <w:r>
            <w:rPr>
              <w:rFonts w:ascii="Times New Roman" w:hAnsi="Times New Roman"/>
            </w:rPr>
            <w:t>4.3</w:t>
          </w:r>
          <w:r>
            <w:rPr>
              <w:rFonts w:hint="eastAsia" w:ascii="Times New Roman" w:hAnsi="Times New Roman"/>
            </w:rPr>
            <w:t>数据库设计</w:t>
          </w:r>
          <w:r>
            <w:tab/>
          </w:r>
          <w:r>
            <w:fldChar w:fldCharType="begin"/>
          </w:r>
          <w:r>
            <w:instrText xml:space="preserve"> PAGEREF _Toc5881 \h </w:instrText>
          </w:r>
          <w:r>
            <w:fldChar w:fldCharType="separate"/>
          </w:r>
          <w:r>
            <w:t>15</w:t>
          </w:r>
          <w:r>
            <w:fldChar w:fldCharType="end"/>
          </w:r>
          <w:r>
            <w:fldChar w:fldCharType="end"/>
          </w:r>
        </w:p>
        <w:p w14:paraId="79469E94">
          <w:pPr>
            <w:pStyle w:val="44"/>
            <w:tabs>
              <w:tab w:val="right" w:leader="dot" w:pos="8306"/>
            </w:tabs>
          </w:pPr>
          <w:r>
            <w:fldChar w:fldCharType="begin"/>
          </w:r>
          <w:r>
            <w:instrText xml:space="preserve"> HYPERLINK \l _Toc23517 </w:instrText>
          </w:r>
          <w:r>
            <w:fldChar w:fldCharType="separate"/>
          </w:r>
          <w:r>
            <w:rPr>
              <w:rFonts w:hint="eastAsia"/>
            </w:rPr>
            <w:t>4.3.1数据库概念设计</w:t>
          </w:r>
          <w:r>
            <w:tab/>
          </w:r>
          <w:r>
            <w:fldChar w:fldCharType="begin"/>
          </w:r>
          <w:r>
            <w:instrText xml:space="preserve"> PAGEREF _Toc23517 \h </w:instrText>
          </w:r>
          <w:r>
            <w:fldChar w:fldCharType="separate"/>
          </w:r>
          <w:r>
            <w:t>15</w:t>
          </w:r>
          <w:r>
            <w:fldChar w:fldCharType="end"/>
          </w:r>
          <w:r>
            <w:fldChar w:fldCharType="end"/>
          </w:r>
        </w:p>
        <w:p w14:paraId="3D399D9F">
          <w:pPr>
            <w:pStyle w:val="44"/>
            <w:tabs>
              <w:tab w:val="right" w:leader="dot" w:pos="8306"/>
            </w:tabs>
          </w:pPr>
          <w:r>
            <w:fldChar w:fldCharType="begin"/>
          </w:r>
          <w:r>
            <w:instrText xml:space="preserve"> HYPERLINK \l _Toc26634 </w:instrText>
          </w:r>
          <w:r>
            <w:fldChar w:fldCharType="separate"/>
          </w:r>
          <w:r>
            <w:rPr>
              <w:rFonts w:hint="eastAsia"/>
            </w:rPr>
            <w:t>4.3.2数据逻辑结构设计</w:t>
          </w:r>
          <w:r>
            <w:tab/>
          </w:r>
          <w:r>
            <w:fldChar w:fldCharType="begin"/>
          </w:r>
          <w:r>
            <w:instrText xml:space="preserve"> PAGEREF _Toc26634 \h </w:instrText>
          </w:r>
          <w:r>
            <w:fldChar w:fldCharType="separate"/>
          </w:r>
          <w:r>
            <w:t>15</w:t>
          </w:r>
          <w:r>
            <w:fldChar w:fldCharType="end"/>
          </w:r>
          <w:r>
            <w:fldChar w:fldCharType="end"/>
          </w:r>
        </w:p>
        <w:p w14:paraId="135699D5">
          <w:pPr>
            <w:pStyle w:val="59"/>
            <w:tabs>
              <w:tab w:val="right" w:leader="dot" w:pos="8306"/>
            </w:tabs>
          </w:pPr>
          <w:r>
            <w:fldChar w:fldCharType="begin"/>
          </w:r>
          <w:r>
            <w:instrText xml:space="preserve"> HYPERLINK \l _Toc24935 </w:instrText>
          </w:r>
          <w:r>
            <w:fldChar w:fldCharType="separate"/>
          </w:r>
          <w:r>
            <w:rPr>
              <w:rFonts w:hint="eastAsia"/>
            </w:rPr>
            <w:t>5系统实现</w:t>
          </w:r>
          <w:r>
            <w:tab/>
          </w:r>
          <w:r>
            <w:fldChar w:fldCharType="begin"/>
          </w:r>
          <w:r>
            <w:instrText xml:space="preserve"> PAGEREF _Toc24935 \h </w:instrText>
          </w:r>
          <w:r>
            <w:fldChar w:fldCharType="separate"/>
          </w:r>
          <w:r>
            <w:t>18</w:t>
          </w:r>
          <w:r>
            <w:fldChar w:fldCharType="end"/>
          </w:r>
          <w:r>
            <w:fldChar w:fldCharType="end"/>
          </w:r>
        </w:p>
        <w:p w14:paraId="0BB3337C">
          <w:pPr>
            <w:pStyle w:val="74"/>
            <w:tabs>
              <w:tab w:val="right" w:leader="dot" w:pos="8306"/>
            </w:tabs>
          </w:pPr>
          <w:r>
            <w:fldChar w:fldCharType="begin"/>
          </w:r>
          <w:r>
            <w:instrText xml:space="preserve"> HYPERLINK \l _Toc20560 </w:instrText>
          </w:r>
          <w:r>
            <w:fldChar w:fldCharType="separate"/>
          </w:r>
          <w:r>
            <w:rPr>
              <w:rFonts w:ascii="Times New Roman" w:hAnsi="Times New Roman"/>
            </w:rPr>
            <w:t>5.1</w:t>
          </w:r>
          <w:r>
            <w:rPr>
              <w:rFonts w:hint="eastAsia" w:ascii="Times New Roman" w:hAnsi="Times New Roman"/>
            </w:rPr>
            <w:t>系统实现概述</w:t>
          </w:r>
          <w:r>
            <w:tab/>
          </w:r>
          <w:r>
            <w:fldChar w:fldCharType="begin"/>
          </w:r>
          <w:r>
            <w:instrText xml:space="preserve"> PAGEREF _Toc20560 \h </w:instrText>
          </w:r>
          <w:r>
            <w:fldChar w:fldCharType="separate"/>
          </w:r>
          <w:r>
            <w:t>18</w:t>
          </w:r>
          <w:r>
            <w:fldChar w:fldCharType="end"/>
          </w:r>
          <w:r>
            <w:fldChar w:fldCharType="end"/>
          </w:r>
        </w:p>
        <w:p w14:paraId="03E824A9">
          <w:pPr>
            <w:pStyle w:val="44"/>
            <w:tabs>
              <w:tab w:val="right" w:leader="dot" w:pos="8306"/>
            </w:tabs>
          </w:pPr>
          <w:r>
            <w:fldChar w:fldCharType="begin"/>
          </w:r>
          <w:r>
            <w:instrText xml:space="preserve"> HYPERLINK \l _Toc5254 </w:instrText>
          </w:r>
          <w:r>
            <w:fldChar w:fldCharType="separate"/>
          </w:r>
          <w:r>
            <w:rPr>
              <w:rFonts w:hint="eastAsia"/>
            </w:rPr>
            <w:t>5.1.1系统开发环境</w:t>
          </w:r>
          <w:r>
            <w:tab/>
          </w:r>
          <w:r>
            <w:fldChar w:fldCharType="begin"/>
          </w:r>
          <w:r>
            <w:instrText xml:space="preserve"> PAGEREF _Toc5254 \h </w:instrText>
          </w:r>
          <w:r>
            <w:fldChar w:fldCharType="separate"/>
          </w:r>
          <w:r>
            <w:t>18</w:t>
          </w:r>
          <w:r>
            <w:fldChar w:fldCharType="end"/>
          </w:r>
          <w:r>
            <w:fldChar w:fldCharType="end"/>
          </w:r>
        </w:p>
        <w:p w14:paraId="44A4ED87">
          <w:pPr>
            <w:pStyle w:val="44"/>
            <w:tabs>
              <w:tab w:val="right" w:leader="dot" w:pos="8306"/>
            </w:tabs>
          </w:pPr>
          <w:r>
            <w:fldChar w:fldCharType="begin"/>
          </w:r>
          <w:r>
            <w:instrText xml:space="preserve"> HYPERLINK \l _Toc28483 </w:instrText>
          </w:r>
          <w:r>
            <w:fldChar w:fldCharType="separate"/>
          </w:r>
          <w:r>
            <w:rPr>
              <w:rFonts w:hint="eastAsia"/>
            </w:rPr>
            <w:t>5.1.2系统运行环境</w:t>
          </w:r>
          <w:r>
            <w:tab/>
          </w:r>
          <w:r>
            <w:fldChar w:fldCharType="begin"/>
          </w:r>
          <w:r>
            <w:instrText xml:space="preserve"> PAGEREF _Toc28483 \h </w:instrText>
          </w:r>
          <w:r>
            <w:fldChar w:fldCharType="separate"/>
          </w:r>
          <w:r>
            <w:t>21</w:t>
          </w:r>
          <w:r>
            <w:fldChar w:fldCharType="end"/>
          </w:r>
          <w:r>
            <w:fldChar w:fldCharType="end"/>
          </w:r>
        </w:p>
        <w:p w14:paraId="1303533E">
          <w:pPr>
            <w:pStyle w:val="74"/>
            <w:tabs>
              <w:tab w:val="right" w:leader="dot" w:pos="8306"/>
            </w:tabs>
          </w:pPr>
          <w:r>
            <w:fldChar w:fldCharType="begin"/>
          </w:r>
          <w:r>
            <w:instrText xml:space="preserve"> HYPERLINK \l _Toc6756 </w:instrText>
          </w:r>
          <w:r>
            <w:fldChar w:fldCharType="separate"/>
          </w:r>
          <w:r>
            <w:rPr>
              <w:rFonts w:ascii="Times New Roman" w:hAnsi="Times New Roman"/>
            </w:rPr>
            <w:t>5.2</w:t>
          </w:r>
          <w:r>
            <w:rPr>
              <w:rFonts w:hint="eastAsia" w:ascii="Times New Roman" w:hAnsi="Times New Roman"/>
            </w:rPr>
            <w:t>系统实现</w:t>
          </w:r>
          <w:r>
            <w:tab/>
          </w:r>
          <w:r>
            <w:fldChar w:fldCharType="begin"/>
          </w:r>
          <w:r>
            <w:instrText xml:space="preserve"> PAGEREF _Toc6756 \h </w:instrText>
          </w:r>
          <w:r>
            <w:fldChar w:fldCharType="separate"/>
          </w:r>
          <w:r>
            <w:t>24</w:t>
          </w:r>
          <w:r>
            <w:fldChar w:fldCharType="end"/>
          </w:r>
          <w:r>
            <w:fldChar w:fldCharType="end"/>
          </w:r>
        </w:p>
        <w:p w14:paraId="44BA3F7F">
          <w:pPr>
            <w:pStyle w:val="44"/>
            <w:tabs>
              <w:tab w:val="right" w:leader="dot" w:pos="8306"/>
            </w:tabs>
          </w:pPr>
          <w:r>
            <w:fldChar w:fldCharType="begin"/>
          </w:r>
          <w:r>
            <w:instrText xml:space="preserve"> HYPERLINK \l _Toc4779 </w:instrText>
          </w:r>
          <w:r>
            <w:fldChar w:fldCharType="separate"/>
          </w:r>
          <w:r>
            <w:rPr>
              <w:rFonts w:hint="eastAsia"/>
            </w:rPr>
            <w:t>5.2.1 XXXX模块</w:t>
          </w:r>
          <w:r>
            <w:tab/>
          </w:r>
          <w:r>
            <w:fldChar w:fldCharType="begin"/>
          </w:r>
          <w:r>
            <w:instrText xml:space="preserve"> PAGEREF _Toc4779 \h </w:instrText>
          </w:r>
          <w:r>
            <w:fldChar w:fldCharType="separate"/>
          </w:r>
          <w:r>
            <w:t>24</w:t>
          </w:r>
          <w:r>
            <w:fldChar w:fldCharType="end"/>
          </w:r>
          <w:r>
            <w:fldChar w:fldCharType="end"/>
          </w:r>
        </w:p>
        <w:p w14:paraId="7B214D08">
          <w:pPr>
            <w:pStyle w:val="74"/>
            <w:tabs>
              <w:tab w:val="right" w:leader="dot" w:pos="8306"/>
            </w:tabs>
          </w:pPr>
          <w:r>
            <w:fldChar w:fldCharType="begin"/>
          </w:r>
          <w:r>
            <w:instrText xml:space="preserve"> HYPERLINK \l _Toc31174 </w:instrText>
          </w:r>
          <w:r>
            <w:fldChar w:fldCharType="separate"/>
          </w:r>
          <w:r>
            <w:rPr>
              <w:rFonts w:ascii="Times New Roman" w:hAnsi="Times New Roman"/>
            </w:rPr>
            <w:t>5.</w:t>
          </w:r>
          <w:r>
            <w:rPr>
              <w:rFonts w:hint="eastAsia" w:ascii="Times New Roman" w:hAnsi="Times New Roman"/>
            </w:rPr>
            <w:t>3系统测试</w:t>
          </w:r>
          <w:r>
            <w:tab/>
          </w:r>
          <w:r>
            <w:fldChar w:fldCharType="begin"/>
          </w:r>
          <w:r>
            <w:instrText xml:space="preserve"> PAGEREF _Toc31174 \h </w:instrText>
          </w:r>
          <w:r>
            <w:fldChar w:fldCharType="separate"/>
          </w:r>
          <w:r>
            <w:t>24</w:t>
          </w:r>
          <w:r>
            <w:fldChar w:fldCharType="end"/>
          </w:r>
          <w:r>
            <w:fldChar w:fldCharType="end"/>
          </w:r>
        </w:p>
        <w:p w14:paraId="33B94C87">
          <w:pPr>
            <w:pStyle w:val="44"/>
            <w:tabs>
              <w:tab w:val="right" w:leader="dot" w:pos="8306"/>
            </w:tabs>
          </w:pPr>
          <w:r>
            <w:fldChar w:fldCharType="begin"/>
          </w:r>
          <w:r>
            <w:instrText xml:space="preserve"> HYPERLINK \l _Toc24020 </w:instrText>
          </w:r>
          <w:r>
            <w:fldChar w:fldCharType="separate"/>
          </w:r>
          <w:r>
            <w:rPr>
              <w:rFonts w:hint="eastAsia"/>
            </w:rPr>
            <w:t>5.3.1测试方法</w:t>
          </w:r>
          <w:r>
            <w:tab/>
          </w:r>
          <w:r>
            <w:fldChar w:fldCharType="begin"/>
          </w:r>
          <w:r>
            <w:instrText xml:space="preserve"> PAGEREF _Toc24020 \h </w:instrText>
          </w:r>
          <w:r>
            <w:fldChar w:fldCharType="separate"/>
          </w:r>
          <w:r>
            <w:t>24</w:t>
          </w:r>
          <w:r>
            <w:fldChar w:fldCharType="end"/>
          </w:r>
          <w:r>
            <w:fldChar w:fldCharType="end"/>
          </w:r>
        </w:p>
        <w:p w14:paraId="5800397F">
          <w:pPr>
            <w:pStyle w:val="44"/>
            <w:tabs>
              <w:tab w:val="right" w:leader="dot" w:pos="8306"/>
            </w:tabs>
          </w:pPr>
          <w:r>
            <w:fldChar w:fldCharType="begin"/>
          </w:r>
          <w:r>
            <w:instrText xml:space="preserve"> HYPERLINK \l _Toc2558 </w:instrText>
          </w:r>
          <w:r>
            <w:fldChar w:fldCharType="separate"/>
          </w:r>
          <w:r>
            <w:rPr>
              <w:rFonts w:hint="eastAsia"/>
            </w:rPr>
            <w:t>5.3.2功能测试</w:t>
          </w:r>
          <w:r>
            <w:tab/>
          </w:r>
          <w:r>
            <w:fldChar w:fldCharType="begin"/>
          </w:r>
          <w:r>
            <w:instrText xml:space="preserve"> PAGEREF _Toc2558 \h </w:instrText>
          </w:r>
          <w:r>
            <w:fldChar w:fldCharType="separate"/>
          </w:r>
          <w:r>
            <w:t>24</w:t>
          </w:r>
          <w:r>
            <w:fldChar w:fldCharType="end"/>
          </w:r>
          <w:r>
            <w:fldChar w:fldCharType="end"/>
          </w:r>
        </w:p>
        <w:p w14:paraId="5D93848F">
          <w:pPr>
            <w:pStyle w:val="59"/>
            <w:tabs>
              <w:tab w:val="right" w:leader="dot" w:pos="8306"/>
            </w:tabs>
          </w:pPr>
          <w:r>
            <w:fldChar w:fldCharType="begin"/>
          </w:r>
          <w:r>
            <w:instrText xml:space="preserve"> HYPERLINK \l _Toc20273 </w:instrText>
          </w:r>
          <w:r>
            <w:fldChar w:fldCharType="separate"/>
          </w:r>
          <w:r>
            <w:rPr>
              <w:rFonts w:hint="eastAsia"/>
            </w:rPr>
            <w:t>6总结与展望</w:t>
          </w:r>
          <w:r>
            <w:tab/>
          </w:r>
          <w:r>
            <w:fldChar w:fldCharType="begin"/>
          </w:r>
          <w:r>
            <w:instrText xml:space="preserve"> PAGEREF _Toc20273 \h </w:instrText>
          </w:r>
          <w:r>
            <w:fldChar w:fldCharType="separate"/>
          </w:r>
          <w:r>
            <w:t>25</w:t>
          </w:r>
          <w:r>
            <w:fldChar w:fldCharType="end"/>
          </w:r>
          <w:r>
            <w:fldChar w:fldCharType="end"/>
          </w:r>
        </w:p>
        <w:p w14:paraId="4617811A">
          <w:pPr>
            <w:pStyle w:val="74"/>
            <w:tabs>
              <w:tab w:val="right" w:leader="dot" w:pos="8306"/>
            </w:tabs>
          </w:pPr>
          <w:r>
            <w:fldChar w:fldCharType="begin"/>
          </w:r>
          <w:r>
            <w:instrText xml:space="preserve"> HYPERLINK \l _Toc27251 </w:instrText>
          </w:r>
          <w:r>
            <w:fldChar w:fldCharType="separate"/>
          </w:r>
          <w:r>
            <w:rPr>
              <w:rFonts w:hint="eastAsia" w:ascii="Times New Roman" w:hAnsi="Times New Roman"/>
            </w:rPr>
            <w:t>6.1结论</w:t>
          </w:r>
          <w:r>
            <w:tab/>
          </w:r>
          <w:r>
            <w:fldChar w:fldCharType="begin"/>
          </w:r>
          <w:r>
            <w:instrText xml:space="preserve"> PAGEREF _Toc27251 \h </w:instrText>
          </w:r>
          <w:r>
            <w:fldChar w:fldCharType="separate"/>
          </w:r>
          <w:r>
            <w:t>25</w:t>
          </w:r>
          <w:r>
            <w:fldChar w:fldCharType="end"/>
          </w:r>
          <w:r>
            <w:fldChar w:fldCharType="end"/>
          </w:r>
        </w:p>
        <w:p w14:paraId="2601BC6F">
          <w:pPr>
            <w:pStyle w:val="74"/>
            <w:tabs>
              <w:tab w:val="right" w:leader="dot" w:pos="8306"/>
            </w:tabs>
          </w:pPr>
          <w:r>
            <w:fldChar w:fldCharType="begin"/>
          </w:r>
          <w:r>
            <w:instrText xml:space="preserve"> HYPERLINK \l _Toc16457 </w:instrText>
          </w:r>
          <w:r>
            <w:fldChar w:fldCharType="separate"/>
          </w:r>
          <w:r>
            <w:rPr>
              <w:rFonts w:hint="eastAsia" w:ascii="Times New Roman" w:hAnsi="Times New Roman"/>
            </w:rPr>
            <w:t>6.2展望</w:t>
          </w:r>
          <w:r>
            <w:tab/>
          </w:r>
          <w:r>
            <w:fldChar w:fldCharType="begin"/>
          </w:r>
          <w:r>
            <w:instrText xml:space="preserve"> PAGEREF _Toc16457 \h </w:instrText>
          </w:r>
          <w:r>
            <w:fldChar w:fldCharType="separate"/>
          </w:r>
          <w:r>
            <w:t>25</w:t>
          </w:r>
          <w:r>
            <w:fldChar w:fldCharType="end"/>
          </w:r>
          <w:r>
            <w:fldChar w:fldCharType="end"/>
          </w:r>
        </w:p>
        <w:p w14:paraId="2023D8A0">
          <w:pPr>
            <w:pStyle w:val="59"/>
            <w:tabs>
              <w:tab w:val="right" w:leader="dot" w:pos="8306"/>
            </w:tabs>
          </w:pPr>
          <w:r>
            <w:fldChar w:fldCharType="begin"/>
          </w:r>
          <w:r>
            <w:instrText xml:space="preserve"> HYPERLINK \l _Toc20325 </w:instrText>
          </w:r>
          <w:r>
            <w:fldChar w:fldCharType="separate"/>
          </w:r>
          <w:r>
            <w:rPr>
              <w:rFonts w:hint="eastAsia"/>
            </w:rPr>
            <w:t>参考文献</w:t>
          </w:r>
          <w:r>
            <w:tab/>
          </w:r>
          <w:r>
            <w:fldChar w:fldCharType="begin"/>
          </w:r>
          <w:r>
            <w:instrText xml:space="preserve"> PAGEREF _Toc20325 \h </w:instrText>
          </w:r>
          <w:r>
            <w:fldChar w:fldCharType="separate"/>
          </w:r>
          <w:r>
            <w:t>26</w:t>
          </w:r>
          <w:r>
            <w:fldChar w:fldCharType="end"/>
          </w:r>
          <w:r>
            <w:fldChar w:fldCharType="end"/>
          </w:r>
        </w:p>
        <w:p w14:paraId="5B0352AE">
          <w:pPr>
            <w:pStyle w:val="59"/>
            <w:tabs>
              <w:tab w:val="right" w:leader="dot" w:pos="8306"/>
            </w:tabs>
          </w:pPr>
          <w:r>
            <w:fldChar w:fldCharType="begin"/>
          </w:r>
          <w:r>
            <w:instrText xml:space="preserve"> HYPERLINK \l _Toc6630 </w:instrText>
          </w:r>
          <w:r>
            <w:fldChar w:fldCharType="separate"/>
          </w:r>
          <w:r>
            <w:rPr>
              <w:rFonts w:hint="eastAsia"/>
            </w:rPr>
            <w:t>致谢</w:t>
          </w:r>
          <w:r>
            <w:tab/>
          </w:r>
          <w:r>
            <w:fldChar w:fldCharType="begin"/>
          </w:r>
          <w:r>
            <w:instrText xml:space="preserve"> PAGEREF _Toc6630 \h </w:instrText>
          </w:r>
          <w:r>
            <w:fldChar w:fldCharType="separate"/>
          </w:r>
          <w:r>
            <w:t>27</w:t>
          </w:r>
          <w:r>
            <w:fldChar w:fldCharType="end"/>
          </w:r>
          <w:r>
            <w:fldChar w:fldCharType="end"/>
          </w:r>
        </w:p>
        <w:p w14:paraId="3263D8B1">
          <w:r>
            <w:fldChar w:fldCharType="end"/>
          </w:r>
        </w:p>
      </w:sdtContent>
    </w:sdt>
    <w:p w14:paraId="25C1881E"/>
    <w:p w14:paraId="0FE82575">
      <w:pPr>
        <w:rPr>
          <w:ins w:id="194" w:author="Top童话" w:date="2026-01-29T14:59:12Z"/>
          <w:rFonts w:hint="eastAsia" w:ascii="黑体" w:hAnsi="黑体" w:eastAsia="黑体" w:cs="黑体"/>
        </w:rPr>
        <w:pPrChange w:id="193" w:author="Top童话" w:date="2026-01-29T14:59:12Z">
          <w:pPr>
            <w:pStyle w:val="3"/>
          </w:pPr>
        </w:pPrChange>
      </w:pPr>
      <w:ins w:id="195" w:author="Top童话" w:date="2026-01-29T14:59:12Z">
        <w:bookmarkStart w:id="3" w:name="_Toc8011"/>
        <w:r>
          <w:rPr>
            <w:rFonts w:hint="eastAsia" w:ascii="黑体" w:hAnsi="黑体" w:eastAsia="黑体" w:cs="黑体"/>
          </w:rPr>
          <w:br w:type="page"/>
        </w:r>
      </w:ins>
    </w:p>
    <w:p w14:paraId="30B9F8D5">
      <w:pPr>
        <w:pStyle w:val="3"/>
        <w:rPr>
          <w:rFonts w:hint="eastAsia" w:ascii="黑体" w:hAnsi="黑体" w:eastAsia="黑体" w:cs="黑体"/>
        </w:rPr>
      </w:pPr>
      <w:r>
        <w:rPr>
          <w:rFonts w:hint="eastAsia" w:ascii="黑体" w:hAnsi="黑体" w:eastAsia="黑体" w:cs="黑体"/>
        </w:rPr>
        <w:t>1绪论</w:t>
      </w:r>
      <w:bookmarkEnd w:id="3"/>
      <w:r>
        <w:commentReference w:id="1"/>
      </w:r>
    </w:p>
    <w:p w14:paraId="698BD50C">
      <w:pPr>
        <w:pStyle w:val="4"/>
        <w:spacing w:before="240"/>
        <w:rPr>
          <w:rFonts w:ascii="Times New Roman" w:hAnsi="Times New Roman"/>
        </w:rPr>
      </w:pPr>
      <w:bookmarkStart w:id="4" w:name="_Toc25767"/>
      <w:bookmarkStart w:id="5" w:name="_Toc5270"/>
      <w:r>
        <w:rPr>
          <w:rFonts w:ascii="Times New Roman" w:hAnsi="Times New Roman"/>
        </w:rPr>
        <w:t>1.1研究背景及意义</w:t>
      </w:r>
      <w:bookmarkEnd w:id="4"/>
      <w:bookmarkEnd w:id="5"/>
    </w:p>
    <w:p w14:paraId="7CC047D9">
      <w:pPr>
        <w:pStyle w:val="81"/>
        <w:keepNext w:val="0"/>
        <w:keepLines w:val="0"/>
        <w:widowControl/>
        <w:suppressLineNumbers w:val="0"/>
        <w:rPr>
          <w:ins w:id="196" w:author="Evildore" w:date="2026-03-11T23:09:09Z"/>
          <w:rFonts w:ascii="宋体" w:hAnsi="宋体" w:eastAsia="宋体" w:cs="宋体"/>
          <w:rPrChange w:id="197" w:author="Evildore" w:date="2026-03-11T23:09:17Z">
            <w:rPr>
              <w:ins w:id="198" w:author="Evildore" w:date="2026-03-11T23:09:09Z"/>
            </w:rPr>
          </w:rPrChange>
        </w:rPr>
      </w:pPr>
      <w:bookmarkStart w:id="6" w:name="_Toc18372"/>
      <w:r>
        <w:rPr>
          <w:rFonts w:hint="eastAsia" w:ascii="宋体" w:hAnsi="宋体" w:eastAsia="宋体" w:cs="宋体"/>
          <w:b w:val="0"/>
          <w:sz w:val="24"/>
        </w:rPr>
        <w:t>随着我国零售业的持续扩张与数字化转型的深入推进，超市行业正面临着前所未有的市场竞争压力。</w:t>
      </w:r>
      <w:ins w:id="199" w:author="Top童话" w:date="2026-01-29T15:18:55Z">
        <w:r>
          <w:rPr>
            <w:rFonts w:hint="eastAsia" w:ascii="宋体" w:hAnsi="宋体" w:eastAsia="宋体" w:cs="宋体"/>
            <w:b w:val="0"/>
            <w:sz w:val="24"/>
            <w:lang w:val="en-US" w:eastAsia="zh-CN"/>
          </w:rPr>
          <w:t>例如：</w:t>
        </w:r>
      </w:ins>
      <w:ins w:id="200" w:author="Top童话" w:date="2026-01-29T15:18:51Z">
        <w:r>
          <w:rPr>
            <w:rFonts w:hint="eastAsia" w:ascii="宋体" w:hAnsi="宋体" w:eastAsia="宋体" w:cs="宋体"/>
            <w:b w:val="0"/>
            <w:sz w:val="24"/>
          </w:rPr>
          <w:t>顾客倾向于多渠道比价、精准促销匹配和个性化服务，对商品品质、购物效率及会员权益体验提出</w:t>
        </w:r>
      </w:ins>
      <w:ins w:id="201" w:author="Top童话" w:date="2026-01-29T15:19:07Z">
        <w:r>
          <w:rPr>
            <w:rFonts w:hint="eastAsia" w:ascii="宋体" w:hAnsi="宋体" w:eastAsia="宋体" w:cs="宋体"/>
            <w:b w:val="0"/>
            <w:sz w:val="24"/>
            <w:lang w:val="en-US" w:eastAsia="zh-CN"/>
          </w:rPr>
          <w:t>了</w:t>
        </w:r>
      </w:ins>
      <w:ins w:id="202" w:author="Top童话" w:date="2026-01-29T15:18:51Z">
        <w:r>
          <w:rPr>
            <w:rFonts w:hint="eastAsia" w:ascii="宋体" w:hAnsi="宋体" w:eastAsia="宋体" w:cs="宋体"/>
            <w:b w:val="0"/>
            <w:sz w:val="24"/>
          </w:rPr>
          <w:t>更高要求</w:t>
        </w:r>
      </w:ins>
      <w:ins w:id="203" w:author="Top童话" w:date="2026-01-29T15:19:11Z">
        <w:r>
          <w:rPr>
            <w:rFonts w:hint="eastAsia" w:ascii="宋体" w:hAnsi="宋体" w:eastAsia="宋体" w:cs="宋体"/>
            <w:b w:val="0"/>
            <w:sz w:val="24"/>
            <w:lang w:eastAsia="zh-CN"/>
          </w:rPr>
          <w:t>；</w:t>
        </w:r>
      </w:ins>
      <w:ins w:id="204" w:author="Top童话" w:date="2026-01-29T15:19:27Z">
        <w:r>
          <w:rPr>
            <w:rFonts w:hint="eastAsia" w:ascii="宋体" w:hAnsi="宋体" w:eastAsia="宋体" w:cs="宋体"/>
            <w:b w:val="0"/>
            <w:sz w:val="24"/>
            <w:lang w:eastAsia="zh-CN"/>
          </w:rPr>
          <w:t>线上电商平台（如淘宝、京东、社区团购）持续分流线下客源，即时零售（如美团闪购、京东到家）进一步挤压传统超市的即时性消费场景</w:t>
        </w:r>
      </w:ins>
      <w:ins w:id="205" w:author="Top童话" w:date="2026-01-29T15:19:39Z">
        <w:r>
          <w:rPr>
            <w:rFonts w:hint="eastAsia" w:ascii="宋体" w:hAnsi="宋体" w:eastAsia="宋体" w:cs="宋体"/>
            <w:b w:val="0"/>
            <w:sz w:val="24"/>
            <w:lang w:val="en-US" w:eastAsia="zh-CN"/>
          </w:rPr>
          <w:t>等</w:t>
        </w:r>
      </w:ins>
      <w:ins w:id="206" w:author="Top童话" w:date="2026-01-29T15:19:44Z">
        <w:r>
          <w:rPr>
            <w:rFonts w:hint="eastAsia" w:ascii="宋体" w:hAnsi="宋体" w:eastAsia="宋体" w:cs="宋体"/>
            <w:b w:val="0"/>
            <w:sz w:val="24"/>
            <w:lang w:val="en-US" w:eastAsia="zh-CN"/>
          </w:rPr>
          <w:t>，</w:t>
        </w:r>
      </w:ins>
      <w:ins w:id="207" w:author="Top童话" w:date="2026-01-29T15:19:45Z">
        <w:r>
          <w:rPr>
            <w:rFonts w:hint="eastAsia" w:ascii="宋体" w:hAnsi="宋体" w:eastAsia="宋体" w:cs="宋体"/>
            <w:b w:val="0"/>
            <w:sz w:val="24"/>
            <w:lang w:val="en-US" w:eastAsia="zh-CN"/>
          </w:rPr>
          <w:t>这些</w:t>
        </w:r>
      </w:ins>
      <w:ins w:id="208" w:author="Top童话" w:date="2026-01-29T15:19:48Z">
        <w:r>
          <w:rPr>
            <w:rFonts w:hint="eastAsia" w:ascii="宋体" w:hAnsi="宋体" w:eastAsia="宋体" w:cs="宋体"/>
            <w:b w:val="0"/>
            <w:sz w:val="24"/>
            <w:lang w:val="en-US" w:eastAsia="zh-CN"/>
          </w:rPr>
          <w:t>都</w:t>
        </w:r>
      </w:ins>
      <w:ins w:id="209" w:author="Top童话" w:date="2026-01-29T15:19:49Z">
        <w:r>
          <w:rPr>
            <w:rFonts w:hint="eastAsia" w:ascii="宋体" w:hAnsi="宋体" w:eastAsia="宋体" w:cs="宋体"/>
            <w:b w:val="0"/>
            <w:sz w:val="24"/>
            <w:lang w:val="en-US" w:eastAsia="zh-CN"/>
          </w:rPr>
          <w:t>使得</w:t>
        </w:r>
      </w:ins>
      <w:ins w:id="210" w:author="Top童话" w:date="2026-01-29T15:18:51Z">
        <w:r>
          <w:rPr>
            <w:rFonts w:hint="eastAsia" w:ascii="宋体" w:hAnsi="宋体" w:eastAsia="宋体" w:cs="宋体"/>
            <w:b w:val="0"/>
            <w:sz w:val="24"/>
          </w:rPr>
          <w:t>传统超市的标准化服务模式难以满足差异化需求。</w:t>
        </w:r>
      </w:ins>
      <w:ins w:id="211" w:author="Top童话" w:date="2026-01-29T15:24:08Z">
        <w:r>
          <w:rPr>
            <w:rFonts w:hint="eastAsia" w:ascii="宋体" w:hAnsi="宋体" w:eastAsia="宋体" w:cs="宋体"/>
            <w:b w:val="0"/>
            <w:sz w:val="24"/>
            <w:lang w:val="en-US" w:eastAsia="zh-CN"/>
          </w:rPr>
          <w:t>另外</w:t>
        </w:r>
      </w:ins>
      <w:ins w:id="212" w:author="Top童话" w:date="2026-01-29T15:23:12Z">
        <w:r>
          <w:rPr>
            <w:rFonts w:hint="eastAsia" w:ascii="宋体" w:hAnsi="宋体" w:eastAsia="宋体" w:cs="宋体"/>
            <w:b w:val="0"/>
            <w:sz w:val="24"/>
          </w:rPr>
          <w:t>，当前大量中小型超市在数据业务管理方面仍普遍依赖手工记录、电子表格或功能单一的信息系统。此类传统管理模式存在明显局限：一方面，数据处理效率低下且易出现人为误差；另一方面，难以实现业务数据的实时同步与动态核销。尤其在会员积分管理场景中，现有方式无法支持多维度的积分规则配置（如商品差异积分系数、会员等级权益梯度等），也缺乏对积分数据的深度分析与价值挖掘能力。这种技术滞后性不仅影响了会员服务的响应质量，更制约了基于用户行为的精准营销策略实施，成为制约超市数字化运营转型的关键瓶颈。</w:t>
        </w:r>
      </w:ins>
      <w:r>
        <w:rPr>
          <w:rFonts w:hint="eastAsia" w:ascii="宋体" w:hAnsi="宋体" w:eastAsia="宋体" w:cs="宋体"/>
          <w:b w:val="0"/>
          <w:sz w:val="24"/>
        </w:rPr>
        <w:t>为满足现代化</w:t>
      </w:r>
      <w:ins w:id="213" w:author="Top童话" w:date="2026-01-29T15:29:02Z">
        <w:r>
          <w:rPr>
            <w:rFonts w:hint="eastAsia" w:ascii="宋体" w:hAnsi="宋体" w:eastAsia="宋体" w:cs="宋体"/>
            <w:b w:val="0"/>
            <w:sz w:val="24"/>
            <w:lang w:val="en-US" w:eastAsia="zh-CN"/>
          </w:rPr>
          <w:t>对</w:t>
        </w:r>
      </w:ins>
      <w:ins w:id="214" w:author="Top童话" w:date="2026-01-29T15:29:05Z">
        <w:r>
          <w:rPr>
            <w:rFonts w:hint="eastAsia" w:ascii="宋体" w:hAnsi="宋体" w:eastAsia="宋体" w:cs="宋体"/>
            <w:b w:val="0"/>
            <w:sz w:val="24"/>
            <w:lang w:val="en-US" w:eastAsia="zh-CN"/>
          </w:rPr>
          <w:t>超市</w:t>
        </w:r>
      </w:ins>
      <w:ins w:id="215" w:author="Top童话" w:date="2026-01-29T15:29:06Z">
        <w:r>
          <w:rPr>
            <w:rFonts w:hint="eastAsia" w:ascii="宋体" w:hAnsi="宋体" w:eastAsia="宋体" w:cs="宋体"/>
            <w:b w:val="0"/>
            <w:sz w:val="24"/>
            <w:lang w:val="en-US" w:eastAsia="zh-CN"/>
          </w:rPr>
          <w:t>积分</w:t>
        </w:r>
      </w:ins>
      <w:del w:id="216" w:author="Top童话" w:date="2026-01-29T15:29:08Z">
        <w:r>
          <w:rPr>
            <w:rFonts w:hint="eastAsia" w:ascii="宋体" w:hAnsi="宋体" w:eastAsia="宋体" w:cs="宋体"/>
            <w:b w:val="0"/>
            <w:sz w:val="24"/>
          </w:rPr>
          <w:delText>零售</w:delText>
        </w:r>
      </w:del>
      <w:r>
        <w:rPr>
          <w:rFonts w:hint="eastAsia" w:ascii="宋体" w:hAnsi="宋体" w:eastAsia="宋体" w:cs="宋体"/>
          <w:b w:val="0"/>
          <w:sz w:val="24"/>
        </w:rPr>
        <w:t>管理</w:t>
      </w:r>
      <w:ins w:id="217" w:author="Top童话" w:date="2026-01-29T15:29:12Z">
        <w:r>
          <w:rPr>
            <w:rFonts w:hint="eastAsia" w:ascii="宋体" w:hAnsi="宋体" w:eastAsia="宋体" w:cs="宋体"/>
            <w:b w:val="0"/>
            <w:sz w:val="24"/>
            <w:lang w:val="en-US" w:eastAsia="zh-CN"/>
          </w:rPr>
          <w:t>的</w:t>
        </w:r>
      </w:ins>
      <w:r>
        <w:rPr>
          <w:rFonts w:hint="eastAsia" w:ascii="宋体" w:hAnsi="宋体" w:eastAsia="宋体" w:cs="宋体"/>
          <w:b w:val="0"/>
          <w:sz w:val="24"/>
        </w:rPr>
        <w:t>需求，一套功能完善、运行稳定且操作便捷的积分管理系统至关重要</w:t>
      </w:r>
      <w:r>
        <w:rPr>
          <w:rFonts w:hint="eastAsia" w:ascii="宋体" w:hAnsi="宋体" w:eastAsia="宋体" w:cs="宋体"/>
          <w:b w:val="0"/>
          <w:sz w:val="24"/>
          <w:lang w:eastAsia="zh-CN"/>
        </w:rPr>
        <w:t>。</w:t>
      </w:r>
      <w:r>
        <w:rPr>
          <w:rFonts w:hint="default" w:ascii="宋体" w:hAnsi="宋体" w:eastAsia="宋体" w:cs="宋体"/>
          <w:b w:val="0"/>
          <w:sz w:val="24"/>
        </w:rPr>
        <w:t>该</w:t>
      </w:r>
      <w:ins w:id="218" w:author="Top童话" w:date="2026-01-29T15:30:15Z">
        <w:r>
          <w:rPr>
            <w:rFonts w:hint="default" w:ascii="宋体" w:hAnsi="宋体" w:eastAsia="宋体" w:cs="宋体"/>
            <w:b w:val="0"/>
            <w:sz w:val="24"/>
          </w:rPr>
          <w:t>系统的实施能够</w:t>
        </w:r>
      </w:ins>
      <w:ins w:id="219" w:author="Top童话" w:date="2026-01-29T15:30:31Z">
        <w:r>
          <w:rPr>
            <w:rFonts w:hint="eastAsia" w:ascii="宋体" w:hAnsi="宋体" w:eastAsia="宋体" w:cs="宋体"/>
            <w:b w:val="0"/>
            <w:sz w:val="24"/>
            <w:lang w:val="en-US" w:eastAsia="zh-CN"/>
          </w:rPr>
          <w:t>有效</w:t>
        </w:r>
      </w:ins>
      <w:ins w:id="220" w:author="Top童话" w:date="2026-01-29T15:30:15Z">
        <w:r>
          <w:rPr>
            <w:rFonts w:hint="default" w:ascii="宋体" w:hAnsi="宋体" w:eastAsia="宋体" w:cs="宋体"/>
            <w:b w:val="0"/>
            <w:sz w:val="24"/>
          </w:rPr>
          <w:t>提升积分管理流程的自动化与智能化水平。具体而言，在收银环节中，系统通过扫描商品条形码即可自动触发积分累计机制，实现积分计算的实时化与精准化。这一设计不仅</w:t>
        </w:r>
      </w:ins>
      <w:ins w:id="221" w:author="Top童话" w:date="2026-01-29T15:30:53Z">
        <w:r>
          <w:rPr>
            <w:rFonts w:hint="eastAsia" w:ascii="宋体" w:hAnsi="宋体" w:eastAsia="宋体" w:cs="宋体"/>
            <w:b w:val="0"/>
            <w:sz w:val="24"/>
            <w:lang w:val="en-US" w:eastAsia="zh-CN"/>
          </w:rPr>
          <w:t>可以</w:t>
        </w:r>
      </w:ins>
      <w:ins w:id="222" w:author="Top童话" w:date="2026-01-29T15:30:15Z">
        <w:r>
          <w:rPr>
            <w:rFonts w:hint="default" w:ascii="宋体" w:hAnsi="宋体" w:eastAsia="宋体" w:cs="宋体"/>
            <w:b w:val="0"/>
            <w:sz w:val="24"/>
          </w:rPr>
          <w:t>大幅减少传统人工操作环节，有效降低人为错误率，更</w:t>
        </w:r>
      </w:ins>
      <w:ins w:id="223" w:author="Top童话" w:date="2026-01-29T15:31:05Z">
        <w:r>
          <w:rPr>
            <w:rFonts w:hint="eastAsia" w:ascii="宋体" w:hAnsi="宋体" w:eastAsia="宋体" w:cs="宋体"/>
            <w:b w:val="0"/>
            <w:sz w:val="24"/>
            <w:lang w:val="en-US" w:eastAsia="zh-CN"/>
          </w:rPr>
          <w:t>能</w:t>
        </w:r>
      </w:ins>
      <w:ins w:id="224" w:author="Top童话" w:date="2026-01-29T15:30:15Z">
        <w:r>
          <w:rPr>
            <w:rFonts w:hint="default" w:ascii="宋体" w:hAnsi="宋体" w:eastAsia="宋体" w:cs="宋体"/>
            <w:b w:val="0"/>
            <w:sz w:val="24"/>
          </w:rPr>
          <w:t>通过流程优化节约人力资源成本。</w:t>
        </w:r>
      </w:ins>
      <w:del w:id="225" w:author="Top童话" w:date="2026-01-29T15:30:48Z">
        <w:r>
          <w:rPr>
            <w:rFonts w:hint="default" w:ascii="宋体" w:hAnsi="宋体" w:eastAsia="宋体" w:cs="宋体"/>
            <w:b w:val="0"/>
            <w:sz w:val="24"/>
          </w:rPr>
          <w:delText>不仅在收银环节让收银员扫码即可自动完成积分累计，极大减少了人工操作，降低了出错率和人力成本；</w:delText>
        </w:r>
      </w:del>
      <w:r>
        <w:rPr>
          <w:rFonts w:hint="default" w:ascii="宋体" w:hAnsi="宋体" w:eastAsia="宋体" w:cs="宋体"/>
          <w:b w:val="0"/>
          <w:sz w:val="24"/>
        </w:rPr>
        <w:t>同时，系统还</w:t>
      </w:r>
      <w:ins w:id="226" w:author="Top童话" w:date="2026-01-29T15:31:47Z">
        <w:r>
          <w:rPr>
            <w:rFonts w:hint="eastAsia" w:ascii="宋体" w:hAnsi="宋体" w:eastAsia="宋体" w:cs="宋体"/>
            <w:b w:val="0"/>
            <w:sz w:val="24"/>
            <w:lang w:val="en-US" w:eastAsia="zh-CN"/>
          </w:rPr>
          <w:t>可以</w:t>
        </w:r>
      </w:ins>
      <w:del w:id="227" w:author="Top童话" w:date="2026-01-29T15:31:46Z">
        <w:r>
          <w:rPr>
            <w:rFonts w:hint="default" w:ascii="宋体" w:hAnsi="宋体" w:eastAsia="宋体" w:cs="宋体"/>
            <w:b w:val="0"/>
            <w:sz w:val="24"/>
          </w:rPr>
          <w:delText>能</w:delText>
        </w:r>
      </w:del>
      <w:del w:id="228" w:author="Top童话" w:date="2026-01-29T15:31:49Z">
        <w:r>
          <w:rPr>
            <w:rFonts w:hint="default" w:ascii="宋体" w:hAnsi="宋体" w:eastAsia="宋体" w:cs="宋体"/>
            <w:b w:val="0"/>
            <w:sz w:val="24"/>
          </w:rPr>
          <w:delText>够</w:delText>
        </w:r>
      </w:del>
      <w:r>
        <w:rPr>
          <w:rFonts w:hint="default" w:ascii="宋体" w:hAnsi="宋体" w:eastAsia="宋体" w:cs="宋体"/>
          <w:b w:val="0"/>
          <w:sz w:val="24"/>
        </w:rPr>
        <w:t>对会员消费数据与积分变动数据进行统计分析，并以可视化图表形式清晰展示商品热销趋势与会员消费行为。</w:t>
      </w:r>
      <w:ins w:id="229" w:author="Evildore" w:date="2026-03-11T23:09:09Z">
        <w:r>
          <w:rPr>
            <w:rFonts w:ascii="宋体" w:hAnsi="宋体" w:eastAsia="宋体" w:cs="宋体"/>
            <w:rPrChange w:id="230" w:author="Evildore" w:date="2026-03-11T23:09:17Z">
              <w:rPr/>
            </w:rPrChange>
          </w:rPr>
          <w:t>基于会员消费数据与积分变动信息的统计与分析，超市能够更加清晰地了解顾客消费行为特征和商品销售趋势，从而为企业制定营销策略提供数据支持。通过科学的积分管理机制，企业可以更加灵活地开展多样化的促销活动，提升营销活动的针对性和有效性。同时，积分管理系统的应用也有助于完善超市会员服务体系，通过构建会员分级管理机制，使企业能够根据不同会员的消费能力和活跃程度提供差异化服务，从而增强会员对企业的认同感与忠诚度。总体而言，超市积分管理系统不仅能够提升企业营销决策的科学性，还能够强化客户关系管理水平，为企业实现客户价值提升和长期稳定发展提供重要支撑。</w:t>
        </w:r>
      </w:ins>
    </w:p>
    <w:p w14:paraId="34792D1D">
      <w:pPr>
        <w:pStyle w:val="81"/>
        <w:keepNext w:val="0"/>
        <w:keepLines w:val="0"/>
        <w:widowControl/>
        <w:suppressLineNumbers w:val="0"/>
        <w:shd w:val="clear" w:fill="FFFFFF"/>
        <w:spacing w:before="192" w:beforeAutospacing="0" w:after="192" w:afterAutospacing="0" w:line="400" w:lineRule="exact"/>
        <w:ind w:left="0" w:right="0" w:firstLine="480" w:firstLineChars="200"/>
        <w:rPr>
          <w:rFonts w:hint="eastAsia" w:ascii="宋体" w:hAnsi="宋体" w:eastAsia="宋体" w:cs="宋体"/>
          <w:b w:val="0"/>
          <w:sz w:val="24"/>
        </w:rPr>
        <w:pPrChange w:id="232" w:author="Top童话" w:date="2026-01-29T15:23:26Z">
          <w:pPr>
            <w:pStyle w:val="81"/>
            <w:keepNext w:val="0"/>
            <w:keepLines w:val="0"/>
            <w:widowControl/>
            <w:suppressLineNumbers w:val="0"/>
            <w:shd w:val="clear" w:fill="FFFFFF"/>
            <w:spacing w:before="192" w:beforeAutospacing="0" w:after="192" w:afterAutospacing="0"/>
            <w:ind w:left="0" w:right="0" w:firstLine="480" w:firstLineChars="200"/>
          </w:pPr>
        </w:pPrChange>
      </w:pPr>
      <w:del w:id="233" w:author="Evildore" w:date="2026-03-11T23:09:09Z">
        <w:commentRangeStart w:id="2"/>
        <w:r>
          <w:rPr>
            <w:rFonts w:hint="default" w:ascii="宋体" w:hAnsi="宋体" w:eastAsia="宋体" w:cs="宋体"/>
            <w:b w:val="0"/>
            <w:sz w:val="24"/>
          </w:rPr>
          <w:delText>基于此，经理可以据此制定更有效的促销活动（如设置双倍积分日），进而实现精准营销，提升活动转化率。此外，系统还有助于优化会员服务体系</w:delText>
        </w:r>
      </w:del>
      <w:del w:id="234" w:author="Evildore" w:date="2026-03-11T23:09:09Z">
        <w:r>
          <w:rPr>
            <w:rFonts w:hint="eastAsia" w:ascii="宋体" w:hAnsi="宋体" w:eastAsia="宋体" w:cs="宋体"/>
            <w:b w:val="0"/>
            <w:sz w:val="24"/>
            <w:lang w:eastAsia="zh-CN"/>
          </w:rPr>
          <w:delText>，</w:delText>
        </w:r>
      </w:del>
      <w:del w:id="235" w:author="Evildore" w:date="2026-03-11T23:09:09Z">
        <w:r>
          <w:rPr>
            <w:rFonts w:hint="eastAsia" w:ascii="宋体" w:hAnsi="宋体" w:eastAsia="宋体" w:cs="宋体"/>
            <w:b w:val="0"/>
            <w:sz w:val="24"/>
            <w:lang w:val="en-US" w:eastAsia="zh-CN"/>
          </w:rPr>
          <w:delText>例如</w:delText>
        </w:r>
      </w:del>
      <w:del w:id="236" w:author="Evildore" w:date="2026-03-11T23:09:09Z">
        <w:r>
          <w:rPr>
            <w:rFonts w:hint="default" w:ascii="宋体" w:hAnsi="宋体" w:eastAsia="宋体" w:cs="宋体"/>
            <w:b w:val="0"/>
            <w:sz w:val="24"/>
          </w:rPr>
          <w:delText>通过会员分级管理，为不同等级的会员提供差异化的积分系数和服务，从而增强高价值会员的归属感和忠诚度，实现客户价值的最大化。</w:delText>
        </w:r>
        <w:commentRangeEnd w:id="2"/>
      </w:del>
      <w:r>
        <w:commentReference w:id="2"/>
      </w:r>
      <w:r>
        <w:rPr>
          <w:rFonts w:hint="default" w:ascii="宋体" w:hAnsi="宋体" w:eastAsia="宋体" w:cs="宋体"/>
          <w:b w:val="0"/>
          <w:sz w:val="24"/>
        </w:rPr>
        <w:t>另一方面，从会员体验来看，会员可以随时随地登录系统查询积分余额与明细，清晰了解积分来源与去向，这显著增强了会员对超市的信任感。同时，线上积分兑换平台使会员能够方便地浏览和兑换心仪的礼品，流程简单快捷，从而有效提升了会员的参与感和获得感。</w:t>
      </w:r>
      <w:r>
        <w:rPr>
          <w:rFonts w:hint="eastAsia" w:ascii="宋体" w:hAnsi="宋体" w:eastAsia="宋体" w:cs="宋体"/>
          <w:b w:val="0"/>
          <w:sz w:val="24"/>
        </w:rPr>
        <w:t>综上所述</w:t>
      </w:r>
      <w:r>
        <w:rPr>
          <w:rFonts w:hint="eastAsia" w:ascii="宋体" w:hAnsi="宋体" w:eastAsia="宋体" w:cs="宋体"/>
          <w:b w:val="0"/>
          <w:sz w:val="24"/>
          <w:lang w:eastAsia="zh-CN"/>
        </w:rPr>
        <w:t>，</w:t>
      </w:r>
      <w:r>
        <w:rPr>
          <w:rFonts w:hint="eastAsia" w:ascii="宋体" w:hAnsi="宋体" w:eastAsia="宋体" w:cs="宋体"/>
          <w:b w:val="0"/>
          <w:sz w:val="24"/>
          <w:lang w:val="en-US" w:eastAsia="zh-CN"/>
        </w:rPr>
        <w:t>超市积分管理系统</w:t>
      </w:r>
      <w:r>
        <w:rPr>
          <w:rFonts w:hint="eastAsia" w:ascii="宋体" w:hAnsi="宋体" w:eastAsia="宋体" w:cs="宋体"/>
          <w:b w:val="0"/>
          <w:sz w:val="24"/>
        </w:rPr>
        <w:t>不仅是应对当前超市积分管理困境的有效手段，也是超市迈向精细化、数字化管理的重要一步。它能够为超市创造显著的经济效益和管理效益，同时为会员带来更优质的服务体验，具有重要的</w:t>
      </w:r>
      <w:commentRangeStart w:id="3"/>
      <w:r>
        <w:rPr>
          <w:rFonts w:hint="eastAsia" w:ascii="宋体" w:hAnsi="宋体" w:eastAsia="宋体" w:cs="宋体"/>
          <w:b w:val="0"/>
          <w:sz w:val="24"/>
        </w:rPr>
        <w:t>理论研究价值和广阔的实践应用前景</w:t>
      </w:r>
      <w:commentRangeEnd w:id="3"/>
      <w:r>
        <w:commentReference w:id="3"/>
      </w:r>
      <w:r>
        <w:rPr>
          <w:rFonts w:hint="eastAsia" w:ascii="宋体" w:hAnsi="宋体" w:eastAsia="宋体" w:cs="宋体"/>
          <w:b w:val="0"/>
          <w:sz w:val="24"/>
        </w:rPr>
        <w:t>。</w:t>
      </w:r>
    </w:p>
    <w:p w14:paraId="27C47FC3">
      <w:pPr>
        <w:pStyle w:val="4"/>
        <w:spacing w:before="240"/>
        <w:rPr>
          <w:rFonts w:ascii="Times New Roman" w:hAnsi="Times New Roman"/>
        </w:rPr>
      </w:pPr>
      <w:bookmarkStart w:id="7" w:name="_Toc24279"/>
      <w:r>
        <w:rPr>
          <w:rFonts w:ascii="Times New Roman" w:hAnsi="Times New Roman"/>
        </w:rPr>
        <w:t>1.2国内外研究现状</w:t>
      </w:r>
      <w:bookmarkEnd w:id="6"/>
      <w:bookmarkEnd w:id="7"/>
    </w:p>
    <w:p w14:paraId="38662798">
      <w:pPr>
        <w:pStyle w:val="5"/>
        <w:spacing w:before="240"/>
      </w:pPr>
      <w:bookmarkStart w:id="8" w:name="_Toc22554"/>
      <w:r>
        <w:rPr>
          <w:rFonts w:hint="eastAsia"/>
        </w:rPr>
        <w:t>1.2.1国内研究现状</w:t>
      </w:r>
      <w:bookmarkEnd w:id="8"/>
    </w:p>
    <w:p w14:paraId="7BFB25B2">
      <w:pPr>
        <w:pStyle w:val="81"/>
        <w:keepNext w:val="0"/>
        <w:keepLines w:val="0"/>
        <w:widowControl/>
        <w:suppressLineNumbers w:val="0"/>
        <w:ind w:firstLine="480" w:firstLineChars="200"/>
        <w:rPr>
          <w:ins w:id="238" w:author="Evildore" w:date="2026-03-11T22:19:51Z"/>
          <w:rFonts w:hint="eastAsia" w:ascii="宋体" w:hAnsi="宋体" w:eastAsia="宋体" w:cs="宋体"/>
          <w:rPrChange w:id="239" w:author="Evildore" w:date="2026-03-11T22:25:03Z">
            <w:rPr>
              <w:ins w:id="240" w:author="Evildore" w:date="2026-03-11T22:19:51Z"/>
            </w:rPr>
          </w:rPrChange>
        </w:rPr>
        <w:pPrChange w:id="237" w:author="Evildore" w:date="2026-03-11T22:25:07Z">
          <w:pPr>
            <w:pStyle w:val="81"/>
            <w:keepNext w:val="0"/>
            <w:keepLines w:val="0"/>
            <w:widowControl/>
            <w:suppressLineNumbers w:val="0"/>
          </w:pPr>
        </w:pPrChange>
      </w:pPr>
      <w:ins w:id="241" w:author="Evildore" w:date="2026-03-11T22:19:51Z">
        <w:r>
          <w:rPr>
            <w:rFonts w:hint="eastAsia" w:ascii="宋体" w:hAnsi="宋体" w:eastAsia="宋体" w:cs="宋体"/>
            <w:rPrChange w:id="242" w:author="Evildore" w:date="2026-03-11T22:25:03Z">
              <w:rPr/>
            </w:rPrChange>
          </w:rPr>
          <w:t>随着信息技术在零售行业中的广泛应用，会员积分管理系统逐渐成为企业客户关计、数据库应用以及业务流</w:t>
        </w:r>
      </w:ins>
      <w:ins w:id="244" w:author="Evildore" w:date="2026-03-11T22:23:57Z">
        <w:r>
          <w:rPr>
            <w:rFonts w:hint="eastAsia" w:ascii="宋体" w:hAnsi="宋体" w:eastAsia="宋体" w:cs="宋体"/>
            <w:rPrChange w:id="245" w:author="Evildore" w:date="2026-03-11T22:25:03Z">
              <w:rPr/>
            </w:rPrChange>
          </w:rPr>
          <w:t>系管理的重要工具。国内学者对超市会员管理系统的研究主要集中在系统架构设</w:t>
        </w:r>
      </w:ins>
      <w:ins w:id="247" w:author="Evildore" w:date="2026-03-11T22:19:51Z">
        <w:r>
          <w:rPr>
            <w:rFonts w:hint="eastAsia" w:ascii="宋体" w:hAnsi="宋体" w:eastAsia="宋体" w:cs="宋体"/>
            <w:rPrChange w:id="248" w:author="Evildore" w:date="2026-03-11T22:25:03Z">
              <w:rPr/>
            </w:rPrChange>
          </w:rPr>
          <w:t>程优化等方面。</w:t>
        </w:r>
      </w:ins>
    </w:p>
    <w:p w14:paraId="3C3C06C5">
      <w:pPr>
        <w:pStyle w:val="81"/>
        <w:keepNext w:val="0"/>
        <w:keepLines w:val="0"/>
        <w:widowControl/>
        <w:suppressLineNumbers w:val="0"/>
        <w:ind w:firstLine="480" w:firstLineChars="200"/>
        <w:rPr>
          <w:ins w:id="251" w:author="Evildore" w:date="2026-03-11T22:19:51Z"/>
          <w:rFonts w:hint="eastAsia" w:ascii="宋体" w:hAnsi="宋体" w:eastAsia="宋体" w:cs="宋体"/>
          <w:rPrChange w:id="252" w:author="Evildore" w:date="2026-03-11T22:25:03Z">
            <w:rPr>
              <w:ins w:id="253" w:author="Evildore" w:date="2026-03-11T22:19:51Z"/>
            </w:rPr>
          </w:rPrChange>
        </w:rPr>
        <w:pPrChange w:id="250" w:author="Evildore" w:date="2026-03-11T22:25:09Z">
          <w:pPr>
            <w:pStyle w:val="81"/>
            <w:keepNext w:val="0"/>
            <w:keepLines w:val="0"/>
            <w:widowControl/>
            <w:suppressLineNumbers w:val="0"/>
          </w:pPr>
        </w:pPrChange>
      </w:pPr>
      <w:ins w:id="254" w:author="Evildore" w:date="2026-03-11T22:19:51Z">
        <w:r>
          <w:rPr>
            <w:rFonts w:hint="eastAsia" w:ascii="宋体" w:hAnsi="宋体" w:eastAsia="宋体" w:cs="宋体"/>
            <w:rPrChange w:id="255" w:author="Evildore" w:date="2026-03-11T22:25:03Z">
              <w:rPr/>
            </w:rPrChange>
          </w:rPr>
          <w:t xml:space="preserve">在技术实现方面，国内研究普遍采用基于 </w:t>
        </w:r>
      </w:ins>
      <w:ins w:id="257" w:author="Evildore" w:date="2026-03-11T22:19:51Z">
        <w:r>
          <w:rPr>
            <w:rFonts w:hint="eastAsia" w:ascii="宋体" w:hAnsi="宋体" w:eastAsia="宋体" w:cs="宋体"/>
            <w:b w:val="0"/>
            <w:rPrChange w:id="258" w:author="Evildore" w:date="2026-03-11T22:25:03Z">
              <w:rPr>
                <w:rStyle w:val="91"/>
              </w:rPr>
            </w:rPrChange>
          </w:rPr>
          <w:t>B/S（Browser/Server）架构</w:t>
        </w:r>
      </w:ins>
      <w:ins w:id="260" w:author="Evildore" w:date="2026-03-11T22:19:51Z">
        <w:r>
          <w:rPr>
            <w:rFonts w:hint="eastAsia" w:ascii="宋体" w:hAnsi="宋体" w:eastAsia="宋体" w:cs="宋体"/>
            <w:rPrChange w:id="261" w:author="Evildore" w:date="2026-03-11T22:25:03Z">
              <w:rPr/>
            </w:rPrChange>
          </w:rPr>
          <w:t xml:space="preserve"> 的Web系统设计模式，通过浏览器即可完成数据访问和业务处理，具有部署方便、维护成本低等优势。张孝祥在Java Web开发相关研究中指出，基于Servlet和JSP技术构建的Web系统能够实现业务逻辑与界面展示的有效分离，从而提升系统的可维护性与扩展性</w:t>
        </w:r>
      </w:ins>
      <w:ins w:id="263" w:author="Evildore" w:date="2026-03-11T22:19:51Z">
        <w:r>
          <w:rPr>
            <w:rFonts w:hint="eastAsia" w:ascii="宋体" w:hAnsi="宋体" w:eastAsia="宋体" w:cs="宋体"/>
            <w:rPrChange w:id="264" w:author="Evildore" w:date="2026-03-11T22:25:03Z">
              <w:rPr/>
            </w:rPrChange>
          </w:rPr>
          <w:t>[2]</w:t>
        </w:r>
      </w:ins>
      <w:ins w:id="266" w:author="Evildore" w:date="2026-03-11T22:19:51Z">
        <w:r>
          <w:rPr>
            <w:rFonts w:hint="eastAsia" w:ascii="宋体" w:hAnsi="宋体" w:eastAsia="宋体" w:cs="宋体"/>
            <w:rPrChange w:id="267" w:author="Evildore" w:date="2026-03-11T22:25:03Z">
              <w:rPr/>
            </w:rPrChange>
          </w:rPr>
          <w:t>。同时，数据库技术在信息系统开发中起到关键作用，王珊等在《数据库系统概论》中系统阐述了关系数据库设计、事务管理以及数据完整性控制等关键技术，为企业信息系统开发提供了理论基础[1]。</w:t>
        </w:r>
      </w:ins>
    </w:p>
    <w:p w14:paraId="3971C8E7">
      <w:pPr>
        <w:pStyle w:val="81"/>
        <w:keepNext w:val="0"/>
        <w:keepLines w:val="0"/>
        <w:widowControl/>
        <w:suppressLineNumbers w:val="0"/>
        <w:ind w:firstLine="480" w:firstLineChars="200"/>
        <w:rPr>
          <w:ins w:id="270" w:author="Evildore" w:date="2026-03-11T22:19:51Z"/>
          <w:rFonts w:hint="eastAsia" w:ascii="宋体" w:hAnsi="宋体" w:eastAsia="宋体" w:cs="宋体"/>
          <w:rPrChange w:id="271" w:author="Evildore" w:date="2026-03-11T22:25:03Z">
            <w:rPr>
              <w:ins w:id="272" w:author="Evildore" w:date="2026-03-11T22:19:51Z"/>
            </w:rPr>
          </w:rPrChange>
        </w:rPr>
        <w:pPrChange w:id="269" w:author="Evildore" w:date="2026-03-11T22:25:11Z">
          <w:pPr>
            <w:pStyle w:val="81"/>
            <w:keepNext w:val="0"/>
            <w:keepLines w:val="0"/>
            <w:widowControl/>
            <w:suppressLineNumbers w:val="0"/>
          </w:pPr>
        </w:pPrChange>
      </w:pPr>
      <w:ins w:id="273" w:author="Evildore" w:date="2026-03-11T22:19:51Z">
        <w:r>
          <w:rPr>
            <w:rFonts w:hint="eastAsia" w:ascii="宋体" w:hAnsi="宋体" w:eastAsia="宋体" w:cs="宋体"/>
            <w:rPrChange w:id="274" w:author="Evildore" w:date="2026-03-11T22:25:03Z">
              <w:rPr/>
            </w:rPrChange>
          </w:rPr>
          <w:t>在系统应用层面，国内研究逐渐从简单的会员管理系统向综合客户关系管理系统发展。许多学者结合零售企业实际需求，提出通过积分奖励机制、会员等级管理以及数据统计分析等功能模块来提升客户粘性，并利用数据挖掘技术分析用户消费行为，实现精准营销和个性化服务</w:t>
        </w:r>
      </w:ins>
      <w:ins w:id="276" w:author="Evildore" w:date="2026-03-11T22:19:51Z">
        <w:r>
          <w:rPr>
            <w:rFonts w:hint="eastAsia" w:ascii="宋体" w:hAnsi="宋体" w:eastAsia="宋体" w:cs="宋体"/>
            <w:rPrChange w:id="277" w:author="Evildore" w:date="2026-03-11T22:25:03Z">
              <w:rPr/>
            </w:rPrChange>
          </w:rPr>
          <w:t>[6][12]</w:t>
        </w:r>
      </w:ins>
      <w:ins w:id="279" w:author="Evildore" w:date="2026-03-11T22:19:51Z">
        <w:r>
          <w:rPr>
            <w:rFonts w:hint="eastAsia" w:ascii="宋体" w:hAnsi="宋体" w:eastAsia="宋体" w:cs="宋体"/>
            <w:rPrChange w:id="280" w:author="Evildore" w:date="2026-03-11T22:25:03Z">
              <w:rPr/>
            </w:rPrChange>
          </w:rPr>
          <w:t>。总体来看，国内研究更加注重系统功能实现与应用实践，对零售企业信息化建设具有重要的指导意义。</w:t>
        </w:r>
      </w:ins>
    </w:p>
    <w:p w14:paraId="5109957F">
      <w:pPr>
        <w:spacing w:line="400" w:lineRule="exact"/>
        <w:ind w:firstLine="480" w:firstLineChars="200"/>
        <w:rPr>
          <w:del w:id="283" w:author="Evildore" w:date="2026-03-11T22:19:51Z"/>
          <w:rFonts w:hint="eastAsia" w:ascii="宋体" w:hAnsi="宋体" w:eastAsia="宋体" w:cs="宋体"/>
          <w:b w:val="0"/>
          <w:kern w:val="0"/>
          <w:sz w:val="24"/>
          <w:szCs w:val="24"/>
          <w:lang w:val="en-US" w:eastAsia="zh-CN" w:bidi="ar"/>
        </w:rPr>
        <w:pPrChange w:id="282" w:author="Top童话" w:date="2026-01-29T15:34:32Z">
          <w:pPr>
            <w:ind w:firstLine="480"/>
          </w:pPr>
        </w:pPrChange>
      </w:pPr>
      <w:del w:id="284" w:author="Evildore" w:date="2026-03-11T22:19:51Z">
        <w:r>
          <w:rPr>
            <w:rFonts w:hint="eastAsia" w:ascii="宋体" w:hAnsi="宋体" w:eastAsia="宋体" w:cs="宋体"/>
            <w:b w:val="0"/>
            <w:kern w:val="0"/>
            <w:sz w:val="24"/>
            <w:szCs w:val="24"/>
            <w:lang w:val="en-US" w:eastAsia="zh-CN" w:bidi="ar"/>
          </w:rPr>
          <w:delText>我国超市的兴起不过经历了数十年的时间，随着改革开放的深入与市场经济的蓬勃发展，超市逐渐壮大并形成良好的经营体系</w:delText>
        </w:r>
      </w:del>
      <w:ins w:id="285" w:author="Top童话" w:date="2026-01-29T15:37:30Z">
        <w:del w:id="286" w:author="Evildore" w:date="2026-03-11T22:19:51Z">
          <w:r>
            <w:rPr>
              <w:rFonts w:hint="eastAsia" w:ascii="宋体" w:hAnsi="宋体" w:eastAsia="宋体" w:cs="宋体"/>
              <w:b w:val="0"/>
              <w:kern w:val="0"/>
              <w:sz w:val="24"/>
              <w:szCs w:val="24"/>
              <w:lang w:val="en-US" w:eastAsia="zh-CN" w:bidi="ar"/>
            </w:rPr>
            <w:delText>，</w:delText>
          </w:r>
        </w:del>
      </w:ins>
      <w:ins w:id="287" w:author="Top童话" w:date="2026-01-29T15:37:39Z">
        <w:del w:id="288" w:author="Evildore" w:date="2026-03-11T22:19:51Z">
          <w:r>
            <w:rPr>
              <w:rFonts w:hint="eastAsia" w:ascii="宋体" w:hAnsi="宋体" w:eastAsia="宋体" w:cs="宋体"/>
              <w:b w:val="0"/>
              <w:kern w:val="0"/>
              <w:sz w:val="24"/>
              <w:szCs w:val="24"/>
              <w:lang w:val="en-US" w:eastAsia="zh-CN" w:bidi="ar"/>
            </w:rPr>
            <w:delText>而</w:delText>
          </w:r>
        </w:del>
      </w:ins>
      <w:del w:id="289" w:author="Evildore" w:date="2026-03-11T22:19:51Z">
        <w:r>
          <w:rPr>
            <w:rFonts w:hint="eastAsia" w:ascii="宋体" w:hAnsi="宋体" w:eastAsia="宋体" w:cs="宋体"/>
            <w:b w:val="0"/>
            <w:kern w:val="0"/>
            <w:sz w:val="24"/>
            <w:szCs w:val="24"/>
            <w:lang w:val="en-US" w:eastAsia="zh-CN" w:bidi="ar"/>
          </w:rPr>
          <w:delText>。</w:delText>
        </w:r>
      </w:del>
      <w:ins w:id="290" w:author="Top童话" w:date="2026-01-29T15:36:38Z">
        <w:del w:id="291" w:author="Evildore" w:date="2026-03-11T22:19:51Z">
          <w:r>
            <w:rPr>
              <w:rFonts w:hint="eastAsia" w:ascii="宋体" w:hAnsi="宋体" w:eastAsia="宋体" w:cs="宋体"/>
              <w:b w:val="0"/>
              <w:kern w:val="0"/>
              <w:sz w:val="24"/>
              <w:szCs w:val="24"/>
              <w:lang w:val="en-US" w:eastAsia="zh-CN" w:bidi="ar"/>
            </w:rPr>
            <w:delText>国内对</w:delText>
          </w:r>
        </w:del>
      </w:ins>
      <w:ins w:id="292" w:author="Top童话" w:date="2026-01-29T15:36:40Z">
        <w:del w:id="293" w:author="Evildore" w:date="2026-03-11T22:19:51Z">
          <w:r>
            <w:rPr>
              <w:rFonts w:hint="eastAsia" w:ascii="宋体" w:hAnsi="宋体" w:eastAsia="宋体" w:cs="宋体"/>
              <w:b w:val="0"/>
              <w:kern w:val="0"/>
              <w:sz w:val="24"/>
              <w:szCs w:val="24"/>
              <w:lang w:val="en-US" w:eastAsia="zh-CN" w:bidi="ar"/>
            </w:rPr>
            <w:delText>超市</w:delText>
          </w:r>
        </w:del>
      </w:ins>
      <w:ins w:id="294" w:author="Top童话" w:date="2026-01-29T15:36:41Z">
        <w:del w:id="295" w:author="Evildore" w:date="2026-03-11T22:19:51Z">
          <w:r>
            <w:rPr>
              <w:rFonts w:hint="eastAsia" w:ascii="宋体" w:hAnsi="宋体" w:eastAsia="宋体" w:cs="宋体"/>
              <w:b w:val="0"/>
              <w:kern w:val="0"/>
              <w:sz w:val="24"/>
              <w:szCs w:val="24"/>
              <w:lang w:val="en-US" w:eastAsia="zh-CN" w:bidi="ar"/>
            </w:rPr>
            <w:delText>积分</w:delText>
          </w:r>
        </w:del>
      </w:ins>
      <w:ins w:id="296" w:author="Top童话" w:date="2026-01-29T15:36:45Z">
        <w:del w:id="297" w:author="Evildore" w:date="2026-03-11T22:19:51Z">
          <w:r>
            <w:rPr>
              <w:rFonts w:hint="eastAsia" w:ascii="宋体" w:hAnsi="宋体" w:eastAsia="宋体" w:cs="宋体"/>
              <w:b w:val="0"/>
              <w:kern w:val="0"/>
              <w:sz w:val="24"/>
              <w:szCs w:val="24"/>
              <w:lang w:val="en-US" w:eastAsia="zh-CN" w:bidi="ar"/>
            </w:rPr>
            <w:delText>系统的研究</w:delText>
          </w:r>
        </w:del>
      </w:ins>
      <w:ins w:id="298" w:author="Top童话" w:date="2026-01-29T15:36:47Z">
        <w:del w:id="299" w:author="Evildore" w:date="2026-03-11T22:19:51Z">
          <w:r>
            <w:rPr>
              <w:rFonts w:hint="eastAsia" w:ascii="宋体" w:hAnsi="宋体" w:eastAsia="宋体" w:cs="宋体"/>
              <w:b w:val="0"/>
              <w:kern w:val="0"/>
              <w:sz w:val="24"/>
              <w:szCs w:val="24"/>
              <w:lang w:val="en-US" w:eastAsia="zh-CN" w:bidi="ar"/>
            </w:rPr>
            <w:delText>主要</w:delText>
          </w:r>
        </w:del>
      </w:ins>
      <w:ins w:id="300" w:author="Top童话" w:date="2026-01-29T15:36:54Z">
        <w:del w:id="301" w:author="Evildore" w:date="2026-03-11T22:19:51Z">
          <w:r>
            <w:rPr>
              <w:rFonts w:hint="eastAsia" w:ascii="宋体" w:hAnsi="宋体" w:eastAsia="宋体" w:cs="宋体"/>
              <w:b w:val="0"/>
              <w:kern w:val="0"/>
              <w:sz w:val="24"/>
              <w:szCs w:val="24"/>
              <w:lang w:val="en-US" w:eastAsia="zh-CN" w:bidi="ar"/>
            </w:rPr>
            <w:delText>表现在</w:delText>
          </w:r>
        </w:del>
      </w:ins>
      <w:ins w:id="302" w:author="Top童话" w:date="2026-01-29T15:36:55Z">
        <w:del w:id="303" w:author="Evildore" w:date="2026-03-11T22:19:51Z">
          <w:r>
            <w:rPr>
              <w:rFonts w:hint="eastAsia" w:ascii="宋体" w:hAnsi="宋体" w:eastAsia="宋体" w:cs="宋体"/>
              <w:b w:val="0"/>
              <w:kern w:val="0"/>
              <w:sz w:val="24"/>
              <w:szCs w:val="24"/>
              <w:lang w:val="en-US" w:eastAsia="zh-CN" w:bidi="ar"/>
            </w:rPr>
            <w:delText>技术</w:delText>
          </w:r>
        </w:del>
      </w:ins>
      <w:ins w:id="304" w:author="Top童话" w:date="2026-01-29T15:36:58Z">
        <w:del w:id="305" w:author="Evildore" w:date="2026-03-11T22:19:51Z">
          <w:r>
            <w:rPr>
              <w:rFonts w:hint="eastAsia" w:ascii="宋体" w:hAnsi="宋体" w:eastAsia="宋体" w:cs="宋体"/>
              <w:b w:val="0"/>
              <w:kern w:val="0"/>
              <w:sz w:val="24"/>
              <w:szCs w:val="24"/>
              <w:lang w:val="en-US" w:eastAsia="zh-CN" w:bidi="ar"/>
            </w:rPr>
            <w:delText>实现和</w:delText>
          </w:r>
        </w:del>
      </w:ins>
      <w:ins w:id="306" w:author="Top童话" w:date="2026-01-29T15:37:00Z">
        <w:del w:id="307" w:author="Evildore" w:date="2026-03-11T22:19:51Z">
          <w:r>
            <w:rPr>
              <w:rFonts w:hint="eastAsia" w:ascii="宋体" w:hAnsi="宋体" w:eastAsia="宋体" w:cs="宋体"/>
              <w:b w:val="0"/>
              <w:kern w:val="0"/>
              <w:sz w:val="24"/>
              <w:szCs w:val="24"/>
              <w:lang w:val="en-US" w:eastAsia="zh-CN" w:bidi="ar"/>
            </w:rPr>
            <w:delText>功能</w:delText>
          </w:r>
        </w:del>
      </w:ins>
      <w:ins w:id="308" w:author="Top童话" w:date="2026-01-29T15:37:08Z">
        <w:del w:id="309" w:author="Evildore" w:date="2026-03-11T22:19:51Z">
          <w:r>
            <w:rPr>
              <w:rFonts w:hint="eastAsia" w:ascii="宋体" w:hAnsi="宋体" w:eastAsia="宋体" w:cs="宋体"/>
              <w:b w:val="0"/>
              <w:kern w:val="0"/>
              <w:sz w:val="24"/>
              <w:szCs w:val="24"/>
              <w:lang w:val="en-US" w:eastAsia="zh-CN" w:bidi="ar"/>
            </w:rPr>
            <w:delText>运营</w:delText>
          </w:r>
        </w:del>
      </w:ins>
      <w:ins w:id="310" w:author="Top童话" w:date="2026-01-29T15:37:09Z">
        <w:del w:id="311" w:author="Evildore" w:date="2026-03-11T22:19:51Z">
          <w:r>
            <w:rPr>
              <w:rFonts w:hint="eastAsia" w:ascii="宋体" w:hAnsi="宋体" w:eastAsia="宋体" w:cs="宋体"/>
              <w:b w:val="0"/>
              <w:kern w:val="0"/>
              <w:sz w:val="24"/>
              <w:szCs w:val="24"/>
              <w:lang w:val="en-US" w:eastAsia="zh-CN" w:bidi="ar"/>
            </w:rPr>
            <w:delText>创新</w:delText>
          </w:r>
        </w:del>
      </w:ins>
      <w:ins w:id="312" w:author="Top童话" w:date="2026-01-29T15:37:17Z">
        <w:del w:id="313" w:author="Evildore" w:date="2026-03-11T22:19:51Z">
          <w:r>
            <w:rPr>
              <w:rFonts w:hint="eastAsia" w:ascii="宋体" w:hAnsi="宋体" w:eastAsia="宋体" w:cs="宋体"/>
              <w:b w:val="0"/>
              <w:kern w:val="0"/>
              <w:sz w:val="24"/>
              <w:szCs w:val="24"/>
              <w:lang w:val="en-US" w:eastAsia="zh-CN" w:bidi="ar"/>
            </w:rPr>
            <w:delText>两个方面</w:delText>
          </w:r>
        </w:del>
      </w:ins>
      <w:del w:id="314" w:author="Evildore" w:date="2026-03-11T22:19:51Z">
        <w:r>
          <w:rPr>
            <w:rFonts w:hint="eastAsia" w:ascii="宋体" w:hAnsi="宋体" w:eastAsia="宋体" w:cs="宋体"/>
            <w:b w:val="0"/>
            <w:kern w:val="0"/>
            <w:sz w:val="24"/>
            <w:szCs w:val="24"/>
            <w:lang w:val="en-US" w:eastAsia="zh-CN" w:bidi="ar"/>
          </w:rPr>
          <w:delText>在超市管理中，会员卡制度的发展已然成为推动超市发展的重要工具。</w:delText>
        </w:r>
      </w:del>
      <w:del w:id="315" w:author="Evildore" w:date="2026-03-11T22:19:51Z">
        <w:r>
          <w:rPr/>
          <w:commentReference w:id="4"/>
        </w:r>
      </w:del>
    </w:p>
    <w:p w14:paraId="4C705D7F">
      <w:pPr>
        <w:ind w:firstLine="480"/>
        <w:rPr>
          <w:del w:id="316" w:author="Evildore" w:date="2026-03-11T22:19:51Z"/>
          <w:rFonts w:hint="eastAsia" w:ascii="宋体" w:hAnsi="宋体" w:eastAsia="宋体" w:cs="宋体"/>
          <w:b w:val="0"/>
          <w:kern w:val="0"/>
          <w:sz w:val="24"/>
          <w:szCs w:val="24"/>
          <w:lang w:val="en-US" w:eastAsia="zh-CN" w:bidi="ar"/>
        </w:rPr>
      </w:pPr>
      <w:del w:id="317" w:author="Evildore" w:date="2026-03-11T22:19:51Z">
        <w:r>
          <w:rPr>
            <w:rFonts w:hint="eastAsia" w:ascii="宋体" w:hAnsi="宋体" w:eastAsia="宋体" w:cs="宋体"/>
            <w:b w:val="0"/>
            <w:kern w:val="0"/>
            <w:sz w:val="24"/>
            <w:szCs w:val="24"/>
            <w:lang w:val="en-US" w:eastAsia="zh-CN" w:bidi="ar"/>
          </w:rPr>
          <w:delText>在技术实现层面，B/S架构已成为国内系统开发的主流选择，其无需客户端安装、便于远程访问与维护的特性，契合超市多门店协同管理需求。童欣在研究中指出，早期积分系统多基于C/S架构开发，存在升级成本高、数据同步滞后等问题，而基于B/S架构的系统通过浏览器即可实现积分查询、兑换等操作，显著提升了运营效率</w:delText>
        </w:r>
      </w:del>
      <w:del w:id="318" w:author="Evildore" w:date="2026-03-11T22:19:51Z">
        <w:r>
          <w:rPr>
            <w:rFonts w:hint="eastAsia" w:ascii="宋体" w:hAnsi="宋体" w:eastAsia="宋体" w:cs="宋体"/>
            <w:b w:val="0"/>
            <w:color w:val="FF0000"/>
            <w:kern w:val="0"/>
            <w:sz w:val="24"/>
            <w:szCs w:val="24"/>
            <w:vertAlign w:val="superscript"/>
            <w:lang w:val="en-US" w:eastAsia="zh-CN" w:bidi="ar"/>
          </w:rPr>
          <w:fldChar w:fldCharType="begin"/>
        </w:r>
      </w:del>
      <w:del w:id="319" w:author="Evildore" w:date="2026-03-11T22:19:51Z">
        <w:r>
          <w:rPr>
            <w:rFonts w:hint="eastAsia" w:ascii="宋体" w:hAnsi="宋体" w:eastAsia="宋体" w:cs="宋体"/>
            <w:b w:val="0"/>
            <w:color w:val="FF0000"/>
            <w:kern w:val="0"/>
            <w:sz w:val="24"/>
            <w:szCs w:val="24"/>
            <w:vertAlign w:val="superscript"/>
            <w:lang w:val="en-US" w:eastAsia="zh-CN" w:bidi="ar"/>
          </w:rPr>
          <w:delInstrText xml:space="preserve">REF_Ref22770\r\h</w:delInstrText>
        </w:r>
      </w:del>
      <w:del w:id="320" w:author="Evildore" w:date="2026-03-11T22:19:51Z">
        <w:r>
          <w:rPr>
            <w:rFonts w:hint="eastAsia" w:ascii="宋体" w:hAnsi="宋体" w:eastAsia="宋体" w:cs="宋体"/>
            <w:b w:val="0"/>
            <w:color w:val="FF0000"/>
            <w:kern w:val="0"/>
            <w:sz w:val="24"/>
            <w:szCs w:val="24"/>
            <w:vertAlign w:val="superscript"/>
            <w:lang w:val="en-US" w:eastAsia="zh-CN" w:bidi="ar"/>
          </w:rPr>
          <w:fldChar w:fldCharType="separate"/>
        </w:r>
      </w:del>
      <w:del w:id="321" w:author="Evildore" w:date="2026-03-11T22:19:51Z">
        <w:r>
          <w:rPr>
            <w:rFonts w:hint="eastAsia" w:ascii="宋体" w:hAnsi="宋体" w:eastAsia="宋体" w:cs="宋体"/>
            <w:b w:val="0"/>
            <w:color w:val="FF0000"/>
            <w:kern w:val="0"/>
            <w:sz w:val="24"/>
            <w:szCs w:val="24"/>
            <w:vertAlign w:val="superscript"/>
            <w:lang w:val="en-US" w:eastAsia="zh-CN" w:bidi="ar"/>
          </w:rPr>
          <w:delText>[1]</w:delText>
        </w:r>
      </w:del>
      <w:del w:id="322" w:author="Evildore" w:date="2026-03-11T22:19:51Z">
        <w:r>
          <w:rPr>
            <w:rFonts w:hint="eastAsia" w:ascii="宋体" w:hAnsi="宋体" w:eastAsia="宋体" w:cs="宋体"/>
            <w:b w:val="0"/>
            <w:color w:val="FF0000"/>
            <w:kern w:val="0"/>
            <w:sz w:val="24"/>
            <w:szCs w:val="24"/>
            <w:vertAlign w:val="superscript"/>
            <w:lang w:val="en-US" w:eastAsia="zh-CN" w:bidi="ar"/>
          </w:rPr>
          <w:fldChar w:fldCharType="end"/>
        </w:r>
      </w:del>
      <w:del w:id="323" w:author="Evildore" w:date="2026-03-11T22:19:51Z">
        <w:r>
          <w:rPr>
            <w:rFonts w:hint="eastAsia" w:ascii="宋体" w:hAnsi="宋体" w:eastAsia="宋体" w:cs="宋体"/>
            <w:b w:val="0"/>
            <w:kern w:val="0"/>
            <w:sz w:val="24"/>
            <w:szCs w:val="24"/>
            <w:lang w:val="en-US" w:eastAsia="zh-CN" w:bidi="ar"/>
          </w:rPr>
          <w:delText>。庄礼金等在超市消费积分抽奖系统的设计中，采用Java+MySQL实现了积分实时计算与数据安全存储，验证了该技术栈的实用性</w:delText>
        </w:r>
      </w:del>
      <w:del w:id="324" w:author="Evildore" w:date="2026-03-11T22:19:51Z">
        <w:r>
          <w:rPr>
            <w:rFonts w:hint="eastAsia" w:ascii="宋体" w:hAnsi="宋体" w:eastAsia="宋体" w:cs="宋体"/>
            <w:b w:val="0"/>
            <w:color w:val="FF0000"/>
            <w:kern w:val="0"/>
            <w:sz w:val="24"/>
            <w:szCs w:val="24"/>
            <w:vertAlign w:val="superscript"/>
            <w:lang w:val="en-US" w:eastAsia="zh-CN" w:bidi="ar"/>
          </w:rPr>
          <w:fldChar w:fldCharType="begin"/>
        </w:r>
      </w:del>
      <w:del w:id="325" w:author="Evildore" w:date="2026-03-11T22:19:51Z">
        <w:r>
          <w:rPr>
            <w:rFonts w:hint="eastAsia" w:ascii="宋体" w:hAnsi="宋体" w:eastAsia="宋体" w:cs="宋体"/>
            <w:b w:val="0"/>
            <w:color w:val="FF0000"/>
            <w:kern w:val="0"/>
            <w:sz w:val="24"/>
            <w:szCs w:val="24"/>
            <w:vertAlign w:val="superscript"/>
            <w:lang w:val="en-US" w:eastAsia="zh-CN" w:bidi="ar"/>
          </w:rPr>
          <w:delInstrText xml:space="preserve">REF_Ref23674\r\h</w:delInstrText>
        </w:r>
      </w:del>
      <w:del w:id="326" w:author="Evildore" w:date="2026-03-11T22:19:51Z">
        <w:r>
          <w:rPr>
            <w:rFonts w:hint="eastAsia" w:ascii="宋体" w:hAnsi="宋体" w:eastAsia="宋体" w:cs="宋体"/>
            <w:b w:val="0"/>
            <w:color w:val="FF0000"/>
            <w:kern w:val="0"/>
            <w:sz w:val="24"/>
            <w:szCs w:val="24"/>
            <w:vertAlign w:val="superscript"/>
            <w:lang w:val="en-US" w:eastAsia="zh-CN" w:bidi="ar"/>
          </w:rPr>
          <w:fldChar w:fldCharType="separate"/>
        </w:r>
      </w:del>
      <w:del w:id="327" w:author="Evildore" w:date="2026-03-11T22:19:51Z">
        <w:r>
          <w:rPr>
            <w:rFonts w:hint="eastAsia" w:ascii="宋体" w:hAnsi="宋体" w:eastAsia="宋体" w:cs="宋体"/>
            <w:b w:val="0"/>
            <w:color w:val="FF0000"/>
            <w:kern w:val="0"/>
            <w:sz w:val="24"/>
            <w:szCs w:val="24"/>
            <w:vertAlign w:val="superscript"/>
            <w:lang w:val="en-US" w:eastAsia="zh-CN" w:bidi="ar"/>
          </w:rPr>
          <w:delText>[2]</w:delText>
        </w:r>
      </w:del>
      <w:del w:id="328" w:author="Evildore" w:date="2026-03-11T22:19:51Z">
        <w:r>
          <w:rPr>
            <w:rFonts w:hint="eastAsia" w:ascii="宋体" w:hAnsi="宋体" w:eastAsia="宋体" w:cs="宋体"/>
            <w:b w:val="0"/>
            <w:color w:val="FF0000"/>
            <w:kern w:val="0"/>
            <w:sz w:val="24"/>
            <w:szCs w:val="24"/>
            <w:vertAlign w:val="superscript"/>
            <w:lang w:val="en-US" w:eastAsia="zh-CN" w:bidi="ar"/>
          </w:rPr>
          <w:fldChar w:fldCharType="end"/>
        </w:r>
      </w:del>
      <w:del w:id="329" w:author="Evildore" w:date="2026-03-11T22:19:51Z">
        <w:r>
          <w:rPr>
            <w:rFonts w:hint="eastAsia" w:ascii="宋体" w:hAnsi="宋体" w:eastAsia="宋体" w:cs="宋体"/>
            <w:b w:val="0"/>
            <w:kern w:val="0"/>
            <w:sz w:val="24"/>
            <w:szCs w:val="24"/>
            <w:lang w:val="en-US" w:eastAsia="zh-CN" w:bidi="ar"/>
          </w:rPr>
          <w:delText>。近年来，随着SpringBoot、Vue等框架的普及，国内研究开始聚焦轻量级系统开发，如基于SpringBoot+Vue的架构设计，实现了积分业务与订单、库存系统的闭环联动，解决了传统系统模块割裂问题。</w:delText>
        </w:r>
      </w:del>
    </w:p>
    <w:p w14:paraId="2E0DDEDE">
      <w:pPr>
        <w:ind w:firstLine="480"/>
        <w:rPr>
          <w:del w:id="330" w:author="Evildore" w:date="2026-03-11T22:19:51Z"/>
          <w:rFonts w:hint="eastAsia" w:ascii="宋体" w:hAnsi="宋体" w:eastAsia="宋体" w:cs="宋体"/>
          <w:b w:val="0"/>
          <w:kern w:val="0"/>
          <w:sz w:val="24"/>
          <w:szCs w:val="24"/>
          <w:lang w:val="en-US" w:eastAsia="zh-CN" w:bidi="ar"/>
        </w:rPr>
      </w:pPr>
      <w:del w:id="331" w:author="Evildore" w:date="2026-03-11T22:19:51Z">
        <w:r>
          <w:rPr>
            <w:rFonts w:hint="eastAsia" w:ascii="宋体" w:hAnsi="宋体" w:eastAsia="宋体" w:cs="宋体"/>
            <w:b w:val="0"/>
            <w:kern w:val="0"/>
            <w:sz w:val="24"/>
            <w:szCs w:val="24"/>
            <w:lang w:val="en-US" w:eastAsia="zh-CN" w:bidi="ar"/>
          </w:rPr>
          <w:delText>在功能与运营创新层面，国内系统呈现“技术赋能营销”的鲜明特征。大型零售企业依托大数据技术实现积分策略的个性化升级，比如阿里巴巴天猫超市通过分析会员购物行为，构建精准积分奖励模型，结合阿里云实现数据实时处理，使积分发放与用户需求高度匹配；永辉超市则通过积分系统挖掘消费习惯，动态调整积分赠送规则，有效提升会员忠诚度。在场景融合方面，苏宁易购实现线上线下积分一体化累计与兑换，打破渠道壁垒；微信支付积分系统则依托社交生态，拓展了积分互动与使用场景，增强用户粘性。此外，家乐福中国区推出“积分+现金”混合支付模式，丰富了积分使用场景，为中小超市提供了可借鉴的运营思路。</w:delText>
        </w:r>
      </w:del>
      <w:del w:id="332" w:author="Evildore" w:date="2026-03-11T22:19:51Z">
        <w:r>
          <w:rPr/>
          <w:commentReference w:id="5"/>
        </w:r>
      </w:del>
    </w:p>
    <w:p w14:paraId="447B51E1">
      <w:pPr>
        <w:pStyle w:val="5"/>
        <w:spacing w:before="240"/>
      </w:pPr>
      <w:bookmarkStart w:id="9" w:name="_Toc8428"/>
      <w:r>
        <w:rPr>
          <w:rFonts w:hint="eastAsia"/>
        </w:rPr>
        <w:t>1.2.2国外研究现状</w:t>
      </w:r>
      <w:bookmarkEnd w:id="9"/>
    </w:p>
    <w:p w14:paraId="08287846">
      <w:pPr>
        <w:pStyle w:val="81"/>
        <w:keepNext w:val="0"/>
        <w:keepLines w:val="0"/>
        <w:widowControl/>
        <w:suppressLineNumbers w:val="0"/>
        <w:rPr>
          <w:ins w:id="333" w:author="Evildore" w:date="2026-03-11T22:25:16Z"/>
        </w:rPr>
      </w:pPr>
      <w:ins w:id="334" w:author="Evildore" w:date="2026-03-11T22:25:16Z">
        <w:r>
          <w:rPr/>
          <w:t xml:space="preserve">相比国内研究，国外学者在客户忠诚度管理与会员积分体系方面起步较早，并形成了较为完善的理论体系。国外研究主要集中在 </w:t>
        </w:r>
      </w:ins>
      <w:ins w:id="335" w:author="Evildore" w:date="2026-03-11T22:25:16Z">
        <w:r>
          <w:rPr>
            <w:rStyle w:val="91"/>
          </w:rPr>
          <w:t>客户忠诚度理论、积分奖励机制以及数据驱动营销策略</w:t>
        </w:r>
      </w:ins>
      <w:ins w:id="336" w:author="Evildore" w:date="2026-03-11T22:25:16Z">
        <w:r>
          <w:rPr/>
          <w:t xml:space="preserve"> 等方面。</w:t>
        </w:r>
      </w:ins>
    </w:p>
    <w:p w14:paraId="13B6A91F">
      <w:pPr>
        <w:pStyle w:val="81"/>
        <w:keepNext w:val="0"/>
        <w:keepLines w:val="0"/>
        <w:widowControl/>
        <w:suppressLineNumbers w:val="0"/>
        <w:rPr>
          <w:ins w:id="337" w:author="Evildore" w:date="2026-03-11T22:25:16Z"/>
        </w:rPr>
      </w:pPr>
      <w:ins w:id="338" w:author="Evildore" w:date="2026-03-11T22:25:16Z">
        <w:r>
          <w:rPr/>
          <w:t>在客户忠诚度研究方面，Dorotic 等学者对会员积分计划进行了系统综述，指出忠诚度计划已经成为企业提升客户关系管理水平的重要手段，并能够通过奖励机制刺激消费者重复购买行为[8]。Bijmolt 等学者进一步总结了忠诚度计划的设计原则，认为合理的积分规则和奖励结构能够显著提高顾客参与度和消费频率[9]。</w:t>
        </w:r>
      </w:ins>
    </w:p>
    <w:p w14:paraId="628809E1">
      <w:pPr>
        <w:pStyle w:val="81"/>
        <w:keepNext w:val="0"/>
        <w:keepLines w:val="0"/>
        <w:widowControl/>
        <w:suppressLineNumbers w:val="0"/>
        <w:rPr>
          <w:ins w:id="339" w:author="Evildore" w:date="2026-03-11T22:25:16Z"/>
        </w:rPr>
      </w:pPr>
      <w:ins w:id="340" w:author="Evildore" w:date="2026-03-11T22:25:16Z">
        <w:r>
          <w:rPr/>
          <w:t>在运营效果研究方面，一些学者通过数学模型分析会员积分计划对企业利润的影响。相关研究表明，积分奖励机制不仅能够提升客户满意度，还可以通过增加复购率和客户生命周期价值，从而提高企业长期盈利能力[11]。此外，随着大数据和数据挖掘技术的发展，国外企业逐渐将数据分析应用于客户行为预测与精准营销，以进一步提升会员管理系统的智能化水平。</w:t>
        </w:r>
      </w:ins>
    </w:p>
    <w:p w14:paraId="7223886C">
      <w:pPr>
        <w:pStyle w:val="81"/>
        <w:keepNext w:val="0"/>
        <w:keepLines w:val="0"/>
        <w:widowControl/>
        <w:suppressLineNumbers w:val="0"/>
        <w:rPr>
          <w:ins w:id="341" w:author="Evildore" w:date="2026-03-11T22:25:16Z"/>
        </w:rPr>
      </w:pPr>
      <w:ins w:id="342" w:author="Evildore" w:date="2026-03-11T22:25:16Z">
        <w:r>
          <w:rPr/>
          <w:t>总体而言，国外研究更加注重理论模型和数据分析方法，而国内研究则更侧重于系统开发与实际应用。两者相互结合，为会员积分管理系统的设计与实现提供了重要的理论基础和实践经验。</w:t>
        </w:r>
      </w:ins>
    </w:p>
    <w:p w14:paraId="4A00FA62">
      <w:pPr>
        <w:ind w:firstLine="480"/>
        <w:rPr>
          <w:del w:id="343" w:author="Evildore" w:date="2026-03-11T22:25:16Z"/>
          <w:rFonts w:hint="eastAsia" w:ascii="宋体" w:hAnsi="宋体" w:eastAsia="宋体" w:cs="宋体"/>
          <w:b w:val="0"/>
          <w:kern w:val="0"/>
          <w:sz w:val="24"/>
          <w:szCs w:val="24"/>
          <w:lang w:val="en-US" w:eastAsia="zh-CN" w:bidi="ar"/>
        </w:rPr>
      </w:pPr>
      <w:del w:id="344" w:author="Evildore" w:date="2026-03-11T22:25:16Z">
        <w:r>
          <w:rPr>
            <w:rFonts w:hint="eastAsia" w:ascii="宋体" w:hAnsi="宋体" w:eastAsia="宋体" w:cs="宋体"/>
            <w:b w:val="0"/>
            <w:kern w:val="0"/>
            <w:sz w:val="24"/>
            <w:szCs w:val="24"/>
            <w:lang w:val="en-US" w:eastAsia="zh-CN" w:bidi="ar"/>
          </w:rPr>
          <w:delText>国外超市积分管理系统起步更早，在</w:delText>
        </w:r>
      </w:del>
      <w:ins w:id="345" w:author="Top童话" w:date="2026-01-29T15:39:09Z">
        <w:del w:id="346" w:author="Evildore" w:date="2026-03-11T22:25:16Z">
          <w:r>
            <w:rPr>
              <w:rFonts w:hint="eastAsia" w:ascii="宋体" w:hAnsi="宋体" w:eastAsia="宋体" w:cs="宋体"/>
              <w:b w:val="0"/>
              <w:kern w:val="0"/>
              <w:sz w:val="24"/>
              <w:szCs w:val="24"/>
              <w:lang w:val="en-US" w:eastAsia="zh-CN" w:bidi="ar"/>
            </w:rPr>
            <w:delText>技术架构与数据处理</w:delText>
          </w:r>
        </w:del>
      </w:ins>
      <w:del w:id="347" w:author="Evildore" w:date="2026-03-11T22:25:16Z">
        <w:r>
          <w:rPr>
            <w:rFonts w:hint="eastAsia" w:ascii="宋体" w:hAnsi="宋体" w:eastAsia="宋体" w:cs="宋体"/>
            <w:b w:val="0"/>
            <w:kern w:val="0"/>
            <w:sz w:val="24"/>
            <w:szCs w:val="24"/>
            <w:lang w:val="en-US" w:eastAsia="zh-CN" w:bidi="ar"/>
          </w:rPr>
          <w:delText>技术应用成熟度、运营策略多样性与理论研究深度上积累了丰富经验，形成了多元化发展模式。</w:delText>
        </w:r>
      </w:del>
    </w:p>
    <w:p w14:paraId="22924CAF">
      <w:pPr>
        <w:ind w:firstLine="480"/>
        <w:rPr>
          <w:del w:id="348" w:author="Evildore" w:date="2026-03-11T22:25:16Z"/>
          <w:rFonts w:hint="eastAsia" w:ascii="宋体" w:hAnsi="宋体" w:eastAsia="宋体" w:cs="宋体"/>
          <w:b w:val="0"/>
          <w:kern w:val="0"/>
          <w:sz w:val="24"/>
          <w:szCs w:val="24"/>
          <w:lang w:val="en-US" w:eastAsia="zh-CN" w:bidi="ar"/>
        </w:rPr>
      </w:pPr>
      <w:del w:id="349" w:author="Evildore" w:date="2026-03-11T22:25:16Z">
        <w:r>
          <w:rPr>
            <w:rFonts w:hint="eastAsia" w:ascii="宋体" w:hAnsi="宋体" w:eastAsia="宋体" w:cs="宋体"/>
            <w:b w:val="0"/>
            <w:kern w:val="0"/>
            <w:sz w:val="24"/>
            <w:szCs w:val="24"/>
            <w:lang w:val="en-US" w:eastAsia="zh-CN" w:bidi="ar"/>
          </w:rPr>
          <w:delText>在技术架构与数据处理方面，国外研究更早引入先进技术理念。美国沃尔玛将人工智能与数据分析深度整合到积分系统中，通过用户画像构建个性化购物推荐与积分奖励方案，其分布式架构设计支撑了全球门店的高并发访问需求。英国特斯科的Clubcard程序则以数据挖掘技术为核心，通过分析海量消费数据生成定制化优惠与积分策略，该系统的成功实践被多篇研究文献引用为精准营销的典型案例。在数据安全与性能优化上，国外大型零售企业普遍采用读写分离、分布式数据库架构，如某大型金融机构合作开发的积分系统，通过主从复制技术实现数据读写性能与安全性的双重提升。</w:delText>
        </w:r>
      </w:del>
    </w:p>
    <w:p w14:paraId="61948933">
      <w:pPr>
        <w:ind w:firstLine="480"/>
        <w:rPr>
          <w:del w:id="350" w:author="Evildore" w:date="2026-03-11T22:25:16Z"/>
          <w:rFonts w:hint="eastAsia" w:ascii="宋体" w:hAnsi="宋体" w:eastAsia="宋体" w:cs="宋体"/>
          <w:b w:val="0"/>
          <w:kern w:val="0"/>
          <w:sz w:val="24"/>
          <w:szCs w:val="24"/>
          <w:lang w:val="en-US" w:eastAsia="zh-CN" w:bidi="ar"/>
        </w:rPr>
      </w:pPr>
      <w:del w:id="351" w:author="Evildore" w:date="2026-03-11T22:25:16Z">
        <w:r>
          <w:rPr>
            <w:rFonts w:hint="eastAsia" w:ascii="宋体" w:hAnsi="宋体" w:eastAsia="宋体" w:cs="宋体"/>
            <w:b w:val="0"/>
            <w:kern w:val="0"/>
            <w:sz w:val="24"/>
            <w:szCs w:val="24"/>
            <w:lang w:val="en-US" w:eastAsia="zh-CN" w:bidi="ar"/>
          </w:rPr>
          <w:delText>在运营模式创新与理论研究方面，国外呈现“细分需求导向”的特点。德国ALDI反其道而行之，采用极简积分体系，以透明度和实用性吸引高性价比需求用户，形成差异化竞争优势；法国家乐福则将社会责任融入积分设计，通过环保行为奖励积分，既提升用户参与度又强化品牌形象。跨场景与跨品牌整合也是国外研究的重点方向，加拿大Shoppers Drug Mart的Optimum计划实现积分跨品牌兑换，澳大利亚Woolworths的Rewards计划则通过即时积分反馈机制优化用户体验，相关研究证实此类模式可显著提升复购率。理论层面，国外学者围绕积分价值感知、用户参与动机等展开实证研究，为系统功能设计提供了坚实的理论支撑。</w:delText>
        </w:r>
      </w:del>
    </w:p>
    <w:p w14:paraId="1A604923">
      <w:pPr>
        <w:pStyle w:val="4"/>
        <w:spacing w:before="240"/>
        <w:rPr>
          <w:del w:id="352" w:author="Top童话" w:date="2026-01-29T15:40:23Z"/>
          <w:rFonts w:ascii="Times New Roman" w:hAnsi="Times New Roman"/>
        </w:rPr>
      </w:pPr>
      <w:bookmarkStart w:id="10" w:name="_Toc5308"/>
      <w:bookmarkStart w:id="11" w:name="_Toc23387"/>
      <w:r>
        <w:rPr>
          <w:rFonts w:ascii="Times New Roman" w:hAnsi="Times New Roman"/>
        </w:rPr>
        <w:t>1.3</w:t>
      </w:r>
      <w:bookmarkEnd w:id="10"/>
      <w:r>
        <w:rPr>
          <w:rFonts w:ascii="Times New Roman" w:hAnsi="Times New Roman"/>
        </w:rPr>
        <w:t>研究内容和方法</w:t>
      </w:r>
      <w:bookmarkEnd w:id="11"/>
    </w:p>
    <w:p w14:paraId="4292E4B2">
      <w:pPr>
        <w:pStyle w:val="4"/>
        <w:spacing w:before="240"/>
        <w:rPr>
          <w:ins w:id="353" w:author="Top童话" w:date="2026-01-29T15:40:25Z"/>
          <w:rFonts w:hint="eastAsia"/>
        </w:rPr>
      </w:pPr>
      <w:del w:id="354" w:author="Top童话" w:date="2026-01-29T15:40:24Z">
        <w:bookmarkStart w:id="12" w:name="_Toc15452"/>
        <w:r>
          <w:rPr>
            <w:rFonts w:hint="eastAsia"/>
          </w:rPr>
          <w:br w:type="page"/>
        </w:r>
      </w:del>
      <w:bookmarkStart w:id="13" w:name="_Toc8491"/>
    </w:p>
    <w:p w14:paraId="4256932B">
      <w:pPr>
        <w:pStyle w:val="81"/>
        <w:keepNext w:val="0"/>
        <w:keepLines w:val="0"/>
        <w:widowControl/>
        <w:suppressLineNumbers w:val="0"/>
        <w:ind w:firstLine="480" w:firstLineChars="200"/>
        <w:rPr>
          <w:ins w:id="356" w:author="Evildore" w:date="2026-03-11T22:49:10Z"/>
          <w:rFonts w:hint="eastAsia" w:ascii="宋体" w:hAnsi="宋体" w:eastAsia="宋体" w:cs="宋体"/>
          <w:rPrChange w:id="357" w:author="Evildore" w:date="2026-03-11T22:49:27Z">
            <w:rPr>
              <w:ins w:id="358" w:author="Evildore" w:date="2026-03-11T22:49:10Z"/>
            </w:rPr>
          </w:rPrChange>
        </w:rPr>
        <w:pPrChange w:id="355" w:author="Evildore" w:date="2026-03-11T22:49:15Z">
          <w:pPr>
            <w:pStyle w:val="81"/>
            <w:keepNext w:val="0"/>
            <w:keepLines w:val="0"/>
            <w:widowControl/>
            <w:suppressLineNumbers w:val="0"/>
          </w:pPr>
        </w:pPrChange>
      </w:pPr>
      <w:ins w:id="359" w:author="Evildore" w:date="2026-03-11T22:49:10Z">
        <w:r>
          <w:rPr>
            <w:rFonts w:hint="eastAsia" w:ascii="宋体" w:hAnsi="宋体" w:eastAsia="宋体" w:cs="宋体"/>
            <w:rPrChange w:id="360" w:author="Evildore" w:date="2026-03-11T22:49:27Z">
              <w:rPr/>
            </w:rPrChange>
          </w:rPr>
          <w:t>本文围绕超市积分管理系统的设计与实现展开研究。首先，通过文献研究法查阅国内外相关学术资料和技术文献，分析当前会员积分管理系统的发展现状及其在零售行业中的应用情况，从而为系统设计提供理论依据。在此基础上，结合实际超市运营场景，对会员、收银员、经理和管理员四类角色的业务需求进行系统分析，明确积分获取、积分消费、商品兑换以及促销活动管理等核心业务流程，并从技术、经济及操作可行性等方面对系统开发的可行性进行评估。随后，在软件工程方法的指导下，对系统整体架构进行设计，采用基于MVC模式的分层结构，确定以Java Web技术为核心的开发框架，并完成系统模块划分、数据库结构设计以及关键功能模块的实现。在系统开发完成后，通过黑盒测试与白盒测试相结合的方式，对系统功能完整性、权限控制以及业务逻辑的正确性进行验证，同时结合性能测试对系统在多用户并发情况下的运行稳定性进行评估，从而确保系统能够满足超市积分管理的实际业务需求并具备良好的可用性与可靠性。</w:t>
        </w:r>
      </w:ins>
    </w:p>
    <w:p w14:paraId="5AD0E4E4">
      <w:pPr>
        <w:pStyle w:val="4"/>
        <w:spacing w:before="240"/>
        <w:rPr>
          <w:del w:id="362" w:author="Evildore" w:date="2026-03-11T22:49:10Z"/>
          <w:rFonts w:ascii="Times New Roman" w:hAnsi="Times New Roman"/>
        </w:rPr>
      </w:pPr>
      <w:del w:id="363" w:author="Evildore" w:date="2026-03-11T22:49:10Z">
        <w:r>
          <w:rPr>
            <w:rFonts w:ascii="Times New Roman" w:hAnsi="Times New Roman"/>
          </w:rPr>
          <w:delText>1.3.1研究内容</w:delText>
        </w:r>
        <w:bookmarkEnd w:id="13"/>
      </w:del>
      <w:del w:id="364" w:author="Evildore" w:date="2026-03-11T22:49:10Z">
        <w:r>
          <w:rPr/>
          <w:commentReference w:id="6"/>
        </w:r>
      </w:del>
    </w:p>
    <w:p w14:paraId="02BA6B2B">
      <w:pPr>
        <w:ind w:firstLine="480"/>
        <w:rPr>
          <w:del w:id="365" w:author="Evildore" w:date="2026-03-11T22:49:10Z"/>
          <w:rFonts w:hint="eastAsia" w:ascii="宋体" w:hAnsi="宋体" w:eastAsia="宋体" w:cs="宋体"/>
          <w:b w:val="0"/>
          <w:kern w:val="0"/>
          <w:sz w:val="24"/>
          <w:szCs w:val="24"/>
          <w:lang w:val="en-US" w:eastAsia="zh-CN" w:bidi="ar"/>
        </w:rPr>
      </w:pPr>
      <w:del w:id="366" w:author="Evildore" w:date="2026-03-11T22:49:10Z">
        <w:r>
          <w:rPr>
            <w:rFonts w:hint="eastAsia" w:ascii="宋体" w:hAnsi="宋体" w:eastAsia="宋体" w:cs="宋体"/>
            <w:b w:val="0"/>
            <w:kern w:val="0"/>
            <w:sz w:val="24"/>
            <w:szCs w:val="24"/>
            <w:lang w:val="en-US" w:eastAsia="zh-CN" w:bidi="ar"/>
          </w:rPr>
          <w:delText>本文聚焦于超市积分管理的数字化转型需求，围绕系统设计、开发与应用全流程展开研究，核心内容如下</w:delText>
        </w:r>
      </w:del>
    </w:p>
    <w:p w14:paraId="4771626D">
      <w:pPr>
        <w:ind w:firstLine="480"/>
        <w:rPr>
          <w:del w:id="367" w:author="Evildore" w:date="2026-03-11T22:49:10Z"/>
          <w:rFonts w:hint="eastAsia" w:ascii="宋体" w:hAnsi="宋体" w:eastAsia="宋体" w:cs="宋体"/>
          <w:b w:val="0"/>
          <w:kern w:val="0"/>
          <w:sz w:val="24"/>
          <w:szCs w:val="24"/>
          <w:lang w:val="en-US" w:eastAsia="zh-CN" w:bidi="ar"/>
        </w:rPr>
      </w:pPr>
      <w:del w:id="368" w:author="Evildore" w:date="2026-03-11T22:49:10Z">
        <w:r>
          <w:rPr>
            <w:rFonts w:hint="eastAsia" w:ascii="宋体" w:hAnsi="宋体" w:eastAsia="宋体" w:cs="宋体"/>
            <w:b w:val="0"/>
            <w:kern w:val="0"/>
            <w:sz w:val="24"/>
            <w:szCs w:val="24"/>
            <w:lang w:val="en-US" w:eastAsia="zh-CN" w:bidi="ar"/>
          </w:rPr>
          <w:delText>（1）系统需求与可行性分析有结合超市运营场景，明确会员、收银员、经理、管理员四类角色的功能需求，梳理积分获取、消费、兑换等核心业务流程，从技术、经济、易用性三个维度验证系统开发的可行性。</w:delText>
        </w:r>
      </w:del>
    </w:p>
    <w:p w14:paraId="5371CC5B">
      <w:pPr>
        <w:ind w:firstLine="480"/>
        <w:rPr>
          <w:del w:id="369" w:author="Evildore" w:date="2026-03-11T22:49:10Z"/>
          <w:rFonts w:hint="eastAsia" w:ascii="宋体" w:hAnsi="宋体" w:eastAsia="宋体" w:cs="宋体"/>
          <w:b w:val="0"/>
          <w:kern w:val="0"/>
          <w:sz w:val="24"/>
          <w:szCs w:val="24"/>
          <w:lang w:val="en-US" w:eastAsia="zh-CN" w:bidi="ar"/>
        </w:rPr>
      </w:pPr>
      <w:del w:id="370" w:author="Evildore" w:date="2026-03-11T22:49:10Z">
        <w:r>
          <w:rPr>
            <w:rFonts w:hint="eastAsia" w:ascii="宋体" w:hAnsi="宋体" w:eastAsia="宋体" w:cs="宋体"/>
            <w:b w:val="0"/>
            <w:kern w:val="0"/>
            <w:sz w:val="24"/>
            <w:szCs w:val="24"/>
            <w:lang w:val="en-US" w:eastAsia="zh-CN" w:bidi="ar"/>
          </w:rPr>
          <w:delText>（2）系统架构与技术选型有基于MVC三层架构设计系统整体框架，确定Java 8、Servlet、JSP等后端技术，Bootstrap 5、jQuery等前端技术，以及MySQL 8.0数据库的技术栈组合，构建稳定、高效的技术支撑体系。</w:delText>
        </w:r>
      </w:del>
    </w:p>
    <w:p w14:paraId="6552D374">
      <w:pPr>
        <w:ind w:firstLine="480"/>
        <w:rPr>
          <w:del w:id="371" w:author="Evildore" w:date="2026-03-11T22:49:10Z"/>
          <w:rFonts w:hint="eastAsia" w:ascii="宋体" w:hAnsi="宋体" w:eastAsia="宋体" w:cs="宋体"/>
          <w:b w:val="0"/>
          <w:kern w:val="0"/>
          <w:sz w:val="24"/>
          <w:szCs w:val="24"/>
          <w:lang w:val="en-US" w:eastAsia="zh-CN" w:bidi="ar"/>
        </w:rPr>
      </w:pPr>
      <w:del w:id="372" w:author="Evildore" w:date="2026-03-11T22:49:10Z">
        <w:r>
          <w:rPr>
            <w:rFonts w:hint="eastAsia" w:ascii="宋体" w:hAnsi="宋体" w:eastAsia="宋体" w:cs="宋体"/>
            <w:b w:val="0"/>
            <w:kern w:val="0"/>
            <w:sz w:val="24"/>
            <w:szCs w:val="24"/>
            <w:lang w:val="en-US" w:eastAsia="zh-CN" w:bidi="ar"/>
          </w:rPr>
          <w:delText>（3）核心功能模块设计与实现有设计并开发用户管理、积分管理、商品兑换、促销活动管理、数据统计分析五大核心模块，实现多角色权限控制、积分全生命周期管理、灵活促销配置等关键功能。</w:delText>
        </w:r>
      </w:del>
    </w:p>
    <w:p w14:paraId="618D903D">
      <w:pPr>
        <w:ind w:firstLine="480"/>
        <w:rPr>
          <w:del w:id="373" w:author="Evildore" w:date="2026-03-11T22:49:10Z"/>
          <w:rFonts w:hint="eastAsia" w:ascii="宋体" w:hAnsi="宋体" w:eastAsia="宋体" w:cs="宋体"/>
          <w:b w:val="0"/>
          <w:kern w:val="0"/>
          <w:sz w:val="24"/>
          <w:szCs w:val="24"/>
          <w:lang w:val="en-US" w:eastAsia="zh-CN" w:bidi="ar"/>
        </w:rPr>
      </w:pPr>
      <w:del w:id="374" w:author="Evildore" w:date="2026-03-11T22:49:10Z">
        <w:r>
          <w:rPr>
            <w:rFonts w:hint="eastAsia" w:ascii="宋体" w:hAnsi="宋体" w:eastAsia="宋体" w:cs="宋体"/>
            <w:b w:val="0"/>
            <w:kern w:val="0"/>
            <w:sz w:val="24"/>
            <w:szCs w:val="24"/>
            <w:lang w:val="en-US" w:eastAsia="zh-CN" w:bidi="ar"/>
          </w:rPr>
          <w:delText>（4）数据库设计与优化则通过E-R图完成数据库概念设计，设计用户表、积分交易表、可兑换商品表、促销活动表等核心数据表，优化字段类型与索引结构，保障数据存储的安全性与查询效率。</w:delText>
        </w:r>
      </w:del>
    </w:p>
    <w:p w14:paraId="0A2CF682">
      <w:pPr>
        <w:ind w:firstLine="480"/>
        <w:rPr>
          <w:del w:id="375" w:author="Evildore" w:date="2026-03-11T22:49:10Z"/>
          <w:rFonts w:hint="eastAsia" w:ascii="宋体" w:hAnsi="宋体" w:eastAsia="宋体" w:cs="宋体"/>
          <w:b w:val="0"/>
          <w:kern w:val="0"/>
          <w:sz w:val="24"/>
          <w:szCs w:val="24"/>
          <w:lang w:val="en-US" w:eastAsia="zh-CN" w:bidi="ar"/>
        </w:rPr>
      </w:pPr>
      <w:del w:id="376" w:author="Evildore" w:date="2026-03-11T22:49:10Z">
        <w:r>
          <w:rPr>
            <w:rFonts w:hint="eastAsia" w:ascii="宋体" w:hAnsi="宋体" w:eastAsia="宋体" w:cs="宋体"/>
            <w:b w:val="0"/>
            <w:kern w:val="0"/>
            <w:sz w:val="24"/>
            <w:szCs w:val="24"/>
            <w:lang w:val="en-US" w:eastAsia="zh-CN" w:bidi="ar"/>
          </w:rPr>
          <w:delText>（5）系统测试与性能验证会采用黑盒测试与白盒测试相结合的方法，对系统功能完整性、权限安全性、并发处理能力等进行测试，验证系统是否满足超市实际运营的性能与安全需求。</w:delText>
        </w:r>
      </w:del>
    </w:p>
    <w:p w14:paraId="1CB5A5DE">
      <w:pPr>
        <w:pStyle w:val="4"/>
        <w:spacing w:before="240"/>
        <w:rPr>
          <w:del w:id="377" w:author="Evildore" w:date="2026-03-11T22:49:10Z"/>
          <w:rFonts w:ascii="Times New Roman" w:hAnsi="Times New Roman"/>
        </w:rPr>
      </w:pPr>
      <w:del w:id="378" w:author="Evildore" w:date="2026-03-11T22:49:10Z">
        <w:bookmarkStart w:id="14" w:name="_Toc17183"/>
        <w:r>
          <w:rPr>
            <w:rFonts w:ascii="Times New Roman" w:hAnsi="Times New Roman"/>
          </w:rPr>
          <w:delText>1.3.2研究方法</w:delText>
        </w:r>
        <w:bookmarkEnd w:id="14"/>
      </w:del>
    </w:p>
    <w:p w14:paraId="7D65F152">
      <w:pPr>
        <w:ind w:firstLine="480"/>
        <w:rPr>
          <w:del w:id="379" w:author="Evildore" w:date="2026-03-11T22:49:10Z"/>
          <w:rFonts w:hint="eastAsia" w:ascii="宋体" w:hAnsi="宋体" w:eastAsia="宋体" w:cs="宋体"/>
          <w:b w:val="0"/>
          <w:kern w:val="0"/>
          <w:sz w:val="24"/>
          <w:szCs w:val="24"/>
          <w:lang w:val="en-US" w:eastAsia="zh-CN" w:bidi="ar"/>
        </w:rPr>
      </w:pPr>
      <w:del w:id="380" w:author="Evildore" w:date="2026-03-11T22:49:10Z">
        <w:r>
          <w:rPr>
            <w:rFonts w:hint="eastAsia" w:ascii="宋体" w:hAnsi="宋体" w:eastAsia="宋体" w:cs="宋体"/>
            <w:b w:val="0"/>
            <w:kern w:val="0"/>
            <w:sz w:val="24"/>
            <w:szCs w:val="24"/>
            <w:lang w:val="en-US" w:eastAsia="zh-CN" w:bidi="ar"/>
          </w:rPr>
          <w:delText>（1）文献研究法通过查阅知网、万方等学术数据库，梳理国内外超市积分管理系统的研究现状、技术发展趋势与应用案例，重点分析B/S架构、MVC模式、权限管理等相关技术的应用经验，为系统设计提供理论支撑与参考依据</w:delText>
        </w:r>
      </w:del>
      <w:del w:id="381" w:author="Evildore" w:date="2026-03-11T22:49:10Z">
        <w:r>
          <w:rPr>
            <w:rFonts w:hint="eastAsia" w:ascii="宋体" w:hAnsi="宋体" w:eastAsia="宋体" w:cs="宋体"/>
            <w:b w:val="0"/>
            <w:color w:val="E54C5E" w:themeColor="accent6"/>
            <w:kern w:val="0"/>
            <w:sz w:val="24"/>
            <w:szCs w:val="24"/>
            <w:vertAlign w:val="superscript"/>
            <w:lang w:val="en-US" w:eastAsia="zh-CN" w:bidi="ar"/>
            <w14:textFill>
              <w14:solidFill>
                <w14:schemeClr w14:val="accent6"/>
              </w14:solidFill>
            </w14:textFill>
          </w:rPr>
          <w:delText>[1][2</w:delText>
        </w:r>
      </w:del>
      <w:del w:id="382" w:author="Evildore" w:date="2026-03-11T22:49:10Z">
        <w:r>
          <w:rPr>
            <w:rFonts w:hint="eastAsia" w:ascii="宋体" w:hAnsi="宋体" w:eastAsia="宋体" w:cs="宋体"/>
            <w:b w:val="0"/>
            <w:kern w:val="0"/>
            <w:sz w:val="24"/>
            <w:szCs w:val="24"/>
            <w:vertAlign w:val="superscript"/>
            <w:lang w:val="en-US" w:eastAsia="zh-CN" w:bidi="ar"/>
          </w:rPr>
          <w:delText>]</w:delText>
        </w:r>
      </w:del>
      <w:del w:id="383" w:author="Evildore" w:date="2026-03-11T22:49:10Z">
        <w:r>
          <w:rPr>
            <w:rFonts w:hint="eastAsia" w:ascii="宋体" w:hAnsi="宋体" w:eastAsia="宋体" w:cs="宋体"/>
            <w:b w:val="0"/>
            <w:kern w:val="0"/>
            <w:sz w:val="24"/>
            <w:szCs w:val="24"/>
            <w:lang w:val="en-US" w:eastAsia="zh-CN" w:bidi="ar"/>
          </w:rPr>
          <w:delText>。</w:delText>
        </w:r>
      </w:del>
    </w:p>
    <w:p w14:paraId="4E87E3E2">
      <w:pPr>
        <w:ind w:firstLine="480"/>
        <w:rPr>
          <w:del w:id="384" w:author="Evildore" w:date="2026-03-11T22:49:10Z"/>
          <w:rFonts w:hint="eastAsia" w:ascii="宋体" w:hAnsi="宋体" w:eastAsia="宋体" w:cs="宋体"/>
          <w:b w:val="0"/>
          <w:kern w:val="0"/>
          <w:sz w:val="24"/>
          <w:szCs w:val="24"/>
          <w:lang w:val="en-US" w:eastAsia="zh-CN" w:bidi="ar"/>
        </w:rPr>
      </w:pPr>
      <w:del w:id="385" w:author="Evildore" w:date="2026-03-11T22:49:10Z">
        <w:r>
          <w:rPr>
            <w:rFonts w:hint="eastAsia" w:ascii="宋体" w:hAnsi="宋体" w:eastAsia="宋体" w:cs="宋体"/>
            <w:b w:val="0"/>
            <w:kern w:val="0"/>
            <w:sz w:val="24"/>
            <w:szCs w:val="24"/>
            <w:lang w:val="en-US" w:eastAsia="zh-CN" w:bidi="ar"/>
          </w:rPr>
          <w:delText>（2）软件工程法遵循规范化的软件工程流程，依次完成系统需求分析、总体设计、详细设计、编码实现、测试部署等阶段。在设计阶段采用模块化设计思想，降低模块间耦合度；开发过程中通过Maven进行依赖管理，保障代码的可维护性与可扩展性。</w:delText>
        </w:r>
      </w:del>
    </w:p>
    <w:p w14:paraId="754FA500">
      <w:pPr>
        <w:ind w:firstLine="480"/>
        <w:rPr>
          <w:del w:id="386" w:author="Evildore" w:date="2026-03-11T22:49:10Z"/>
          <w:rFonts w:hint="eastAsia" w:ascii="宋体" w:hAnsi="宋体" w:eastAsia="宋体" w:cs="宋体"/>
          <w:b w:val="0"/>
          <w:kern w:val="0"/>
          <w:sz w:val="24"/>
          <w:szCs w:val="24"/>
          <w:lang w:val="en-US" w:eastAsia="zh-CN" w:bidi="ar"/>
        </w:rPr>
      </w:pPr>
      <w:del w:id="387" w:author="Evildore" w:date="2026-03-11T22:49:10Z">
        <w:r>
          <w:rPr>
            <w:rFonts w:hint="eastAsia" w:ascii="宋体" w:hAnsi="宋体" w:eastAsia="宋体" w:cs="宋体"/>
            <w:b w:val="0"/>
            <w:kern w:val="0"/>
            <w:sz w:val="24"/>
            <w:szCs w:val="24"/>
            <w:lang w:val="en-US" w:eastAsia="zh-CN" w:bidi="ar"/>
          </w:rPr>
          <w:delText>（3）黑盒测试法不关注系统内部代码逻辑，仅针对功能需求设计测试用例，通过模拟用户操作（如会员积分查询、收银员积分累积、经理创建促销活动等），验证系统输出结果是否符合预期，覆盖核心功能场景与边界条件。</w:delText>
        </w:r>
      </w:del>
    </w:p>
    <w:p w14:paraId="646CA5BA">
      <w:pPr>
        <w:ind w:firstLine="480"/>
        <w:rPr>
          <w:del w:id="388" w:author="Evildore" w:date="2026-03-11T22:49:10Z"/>
          <w:rFonts w:hint="eastAsia" w:ascii="宋体" w:hAnsi="宋体" w:eastAsia="宋体" w:cs="宋体"/>
          <w:b w:val="0"/>
          <w:kern w:val="0"/>
          <w:sz w:val="24"/>
          <w:szCs w:val="24"/>
          <w:lang w:val="en-US" w:eastAsia="zh-CN" w:bidi="ar"/>
        </w:rPr>
      </w:pPr>
    </w:p>
    <w:p w14:paraId="69A82877">
      <w:pPr>
        <w:ind w:firstLine="480"/>
        <w:rPr>
          <w:del w:id="389" w:author="Evildore" w:date="2026-03-11T22:49:10Z"/>
        </w:rPr>
      </w:pPr>
    </w:p>
    <w:p w14:paraId="73253BB6">
      <w:pPr>
        <w:pStyle w:val="3"/>
      </w:pPr>
      <w:bookmarkStart w:id="15" w:name="_Toc10246"/>
      <w:r>
        <w:rPr>
          <w:rFonts w:hint="eastAsia"/>
        </w:rPr>
        <w:t>2</w:t>
      </w:r>
      <w:bookmarkEnd w:id="12"/>
      <w:r>
        <w:rPr>
          <w:rFonts w:hint="eastAsia"/>
        </w:rPr>
        <w:t>系统关键技术介绍</w:t>
      </w:r>
      <w:bookmarkEnd w:id="15"/>
      <w:r>
        <w:commentReference w:id="7"/>
      </w:r>
    </w:p>
    <w:p w14:paraId="7670B731">
      <w:pPr>
        <w:pStyle w:val="4"/>
        <w:spacing w:before="240"/>
        <w:rPr>
          <w:rFonts w:ascii="Times New Roman" w:hAnsi="Times New Roman"/>
        </w:rPr>
      </w:pPr>
      <w:bookmarkStart w:id="16" w:name="_Toc1430"/>
      <w:bookmarkStart w:id="17" w:name="_Toc27193"/>
      <w:r>
        <w:rPr>
          <w:rFonts w:ascii="Times New Roman" w:hAnsi="Times New Roman"/>
        </w:rPr>
        <w:t xml:space="preserve">2.1 </w:t>
      </w:r>
      <w:bookmarkEnd w:id="16"/>
      <w:r>
        <w:rPr>
          <w:rFonts w:hint="eastAsia" w:ascii="Times New Roman" w:hAnsi="Times New Roman"/>
        </w:rPr>
        <w:t>JavaWeb</w:t>
      </w:r>
      <w:bookmarkEnd w:id="17"/>
      <w:bookmarkStart w:id="18" w:name="_Toc26247"/>
    </w:p>
    <w:p w14:paraId="5D30B93A">
      <w:pPr>
        <w:ind w:firstLine="48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本系统采用经典的JavaWeb技术栈，基于MVC（Model-View-Controller）三层架构模式进行设计和开发。整体技术架构如图</w:t>
      </w:r>
      <w:commentRangeStart w:id="8"/>
      <w:r>
        <w:rPr>
          <w:rFonts w:hint="eastAsia" w:ascii="宋体" w:hAnsi="宋体" w:eastAsia="宋体" w:cs="宋体"/>
          <w:b w:val="0"/>
          <w:kern w:val="0"/>
          <w:sz w:val="24"/>
          <w:szCs w:val="24"/>
          <w:lang w:val="en-US" w:eastAsia="zh-CN" w:bidi="ar"/>
        </w:rPr>
        <w:t>2</w:t>
      </w:r>
      <w:ins w:id="390" w:author="Evildore" w:date="2026-03-11T23:18:07Z">
        <w:r>
          <w:rPr>
            <w:rFonts w:hint="eastAsia" w:ascii="宋体" w:hAnsi="宋体" w:eastAsia="宋体" w:cs="宋体"/>
            <w:b w:val="0"/>
            <w:kern w:val="0"/>
            <w:sz w:val="24"/>
            <w:szCs w:val="24"/>
            <w:lang w:val="en-US" w:eastAsia="zh-CN" w:bidi="ar"/>
          </w:rPr>
          <w:t>.</w:t>
        </w:r>
      </w:ins>
      <w:del w:id="391" w:author="Evildore" w:date="2026-03-11T23:18:06Z">
        <w:r>
          <w:rPr>
            <w:rFonts w:hint="eastAsia" w:ascii="宋体" w:hAnsi="宋体" w:eastAsia="宋体" w:cs="宋体"/>
            <w:b w:val="0"/>
            <w:kern w:val="0"/>
            <w:sz w:val="24"/>
            <w:szCs w:val="24"/>
            <w:lang w:val="en-US" w:eastAsia="zh-CN" w:bidi="ar"/>
          </w:rPr>
          <w:delText>-</w:delText>
        </w:r>
      </w:del>
      <w:r>
        <w:rPr>
          <w:rFonts w:hint="eastAsia" w:ascii="宋体" w:hAnsi="宋体" w:eastAsia="宋体" w:cs="宋体"/>
          <w:b w:val="0"/>
          <w:kern w:val="0"/>
          <w:sz w:val="24"/>
          <w:szCs w:val="24"/>
          <w:lang w:val="en-US" w:eastAsia="zh-CN" w:bidi="ar"/>
        </w:rPr>
        <w:t>1</w:t>
      </w:r>
      <w:commentRangeEnd w:id="8"/>
      <w:r>
        <w:commentReference w:id="8"/>
      </w:r>
      <w:r>
        <w:rPr>
          <w:rFonts w:hint="eastAsia" w:ascii="宋体" w:hAnsi="宋体" w:eastAsia="宋体" w:cs="宋体"/>
          <w:b w:val="0"/>
          <w:kern w:val="0"/>
          <w:sz w:val="24"/>
          <w:szCs w:val="24"/>
          <w:lang w:val="en-US" w:eastAsia="zh-CN" w:bidi="ar"/>
        </w:rPr>
        <w:t>所示。</w:t>
      </w:r>
    </w:p>
    <w:p w14:paraId="313ECB99">
      <w:pPr>
        <w:pStyle w:val="4"/>
        <w:spacing w:before="240"/>
      </w:pPr>
      <w:bookmarkStart w:id="19" w:name="_Toc7511"/>
      <w:r>
        <w:drawing>
          <wp:inline distT="0" distB="0" distL="114300" distR="114300">
            <wp:extent cx="2203450" cy="4053205"/>
            <wp:effectExtent l="0" t="0" r="6350" b="6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2203450" cy="4053205"/>
                    </a:xfrm>
                    <a:prstGeom prst="rect">
                      <a:avLst/>
                    </a:prstGeom>
                    <a:noFill/>
                    <a:ln>
                      <a:noFill/>
                    </a:ln>
                  </pic:spPr>
                </pic:pic>
              </a:graphicData>
            </a:graphic>
          </wp:inline>
        </w:drawing>
      </w:r>
      <w:bookmarkEnd w:id="19"/>
      <w:bookmarkStart w:id="115" w:name="_GoBack"/>
      <w:bookmarkEnd w:id="115"/>
    </w:p>
    <w:p w14:paraId="51158B24">
      <w:pPr>
        <w:rPr>
          <w:rFonts w:hint="eastAsia" w:ascii="宋体" w:hAnsi="宋体" w:eastAsia="宋体" w:cs="宋体"/>
          <w:bCs/>
          <w:szCs w:val="21"/>
        </w:rPr>
      </w:pPr>
      <w:r>
        <w:rPr>
          <w:rFonts w:hint="eastAsia" w:ascii="宋体" w:hAnsi="宋体" w:eastAsia="宋体" w:cs="宋体"/>
          <w:bCs/>
          <w:szCs w:val="21"/>
        </w:rPr>
        <w:t>图2-1系统技术架构图</w:t>
      </w:r>
    </w:p>
    <w:p w14:paraId="1D82B076">
      <w:pPr>
        <w:pStyle w:val="4"/>
        <w:spacing w:before="240"/>
        <w:rPr>
          <w:rFonts w:hint="eastAsia" w:ascii="Times New Roman" w:hAnsi="Times New Roman"/>
          <w:lang w:val="en-US" w:eastAsia="zh-CN"/>
        </w:rPr>
      </w:pPr>
      <w:bookmarkStart w:id="20" w:name="_Toc29067"/>
      <w:r>
        <w:rPr>
          <w:rFonts w:hint="eastAsia" w:ascii="Times New Roman" w:hAnsi="Times New Roman"/>
          <w:lang w:val="en-US" w:eastAsia="zh-CN"/>
        </w:rPr>
        <w:t>2.1.1 MVC框架、</w:t>
      </w:r>
      <w:bookmarkEnd w:id="20"/>
      <w:r>
        <w:commentReference w:id="9"/>
      </w:r>
    </w:p>
    <w:p w14:paraId="362D1C1A">
      <w:pPr>
        <w:ind w:firstLine="48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该项目采用基于Servlet与JSP的经典MVC结构，包含Controller（Servlet）、Service（业务层）、DAO（数据访问层）、Model（实体层）以及View（JSP视图）。</w:t>
      </w:r>
    </w:p>
    <w:p w14:paraId="4963538D">
      <w:pPr>
        <w:ind w:firstLine="48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不依赖Spring MVC、MyBatis、JPA/Hibernate；以原生Servlet注解注册与JDBC直连实现，配置集中在web.xml与构建文件pom.xml。</w:t>
      </w:r>
    </w:p>
    <w:p w14:paraId="3E112AAE">
      <w:pPr>
        <w:ind w:firstLine="48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目录清晰分层则是Controller位于servlet、Service位于service、DAO位于dao与dao/impl，Model位于model，视图位于WEB-INF/views。</w:t>
      </w:r>
    </w:p>
    <w:p w14:paraId="474645D5">
      <w:pPr>
        <w:pStyle w:val="4"/>
        <w:spacing w:before="240"/>
        <w:rPr>
          <w:rFonts w:hint="eastAsia" w:ascii="宋体" w:hAnsi="宋体" w:eastAsia="宋体" w:cs="宋体"/>
          <w:b w:val="0"/>
          <w:kern w:val="0"/>
          <w:sz w:val="24"/>
          <w:szCs w:val="24"/>
          <w:lang w:val="en-US" w:eastAsia="zh-CN" w:bidi="ar"/>
        </w:rPr>
      </w:pPr>
      <w:bookmarkStart w:id="21" w:name="_Toc23613"/>
      <w:r>
        <w:rPr>
          <w:rFonts w:hint="eastAsia" w:ascii="Times New Roman" w:hAnsi="Times New Roman"/>
          <w:lang w:val="en-US" w:eastAsia="zh-CN"/>
        </w:rPr>
        <w:t>2.1.2请求流转</w:t>
      </w:r>
      <w:bookmarkEnd w:id="21"/>
    </w:p>
    <w:p w14:paraId="3B8B0BAF">
      <w:pPr>
        <w:numPr>
          <w:ilvl w:val="0"/>
          <w:numId w:val="12"/>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浏览器请求首先进入Web容器，根据web.xml配置的欢迎页与过滤器完成编码与基础治理。</w:t>
      </w:r>
    </w:p>
    <w:p w14:paraId="477F2699">
      <w:pPr>
        <w:numPr>
          <w:ilvl w:val="0"/>
          <w:numId w:val="12"/>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通过注解注册的Controller接收与解析请求参数，进行会话校验与路由分发。</w:t>
      </w:r>
    </w:p>
    <w:p w14:paraId="20CB0BA9">
      <w:pPr>
        <w:numPr>
          <w:ilvl w:val="0"/>
          <w:numId w:val="12"/>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Controller调用Service聚合业务逻辑；Service进一步通过DAO与数据库交互。</w:t>
      </w:r>
    </w:p>
    <w:p w14:paraId="115CB443">
      <w:pPr>
        <w:numPr>
          <w:ilvl w:val="0"/>
          <w:numId w:val="12"/>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DAO借助DatabaseUtil.java管理连接与基础JDBC操作，返回实体对象。</w:t>
      </w:r>
    </w:p>
    <w:p w14:paraId="3CC93CEE">
      <w:pPr>
        <w:numPr>
          <w:ilvl w:val="0"/>
          <w:numId w:val="12"/>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Controller将结果写入请求作用域并forward到JSP，或返回JSON响应用于前端异步交互。</w:t>
      </w:r>
    </w:p>
    <w:p w14:paraId="6A7CA17D">
      <w:pPr>
        <w:pStyle w:val="4"/>
        <w:spacing w:before="240"/>
        <w:rPr>
          <w:rFonts w:hint="eastAsia" w:ascii="宋体" w:hAnsi="宋体" w:eastAsia="宋体" w:cs="宋体"/>
          <w:b w:val="0"/>
          <w:kern w:val="0"/>
          <w:sz w:val="24"/>
          <w:szCs w:val="24"/>
          <w:lang w:val="en-US" w:eastAsia="zh-CN" w:bidi="ar"/>
        </w:rPr>
      </w:pPr>
      <w:bookmarkStart w:id="22" w:name="_Toc5739"/>
      <w:r>
        <w:rPr>
          <w:rFonts w:hint="eastAsia" w:ascii="Times New Roman" w:hAnsi="Times New Roman"/>
          <w:lang w:val="en-US" w:eastAsia="zh-CN"/>
        </w:rPr>
        <w:t>2.1.3分层职责与示例</w:t>
      </w:r>
      <w:bookmarkEnd w:id="22"/>
    </w:p>
    <w:p w14:paraId="3B54CF93">
      <w:pPr>
        <w:numPr>
          <w:ilvl w:val="0"/>
          <w:numId w:val="13"/>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在Model层定义领域实体与数据结构，示例User.java、Promotion.java。</w:t>
      </w:r>
    </w:p>
    <w:p w14:paraId="6BFC63ED">
      <w:pPr>
        <w:numPr>
          <w:ilvl w:val="0"/>
          <w:numId w:val="13"/>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DAO层则是封装SQL与持久化细节，接口在dao，实现在dao/impl。</w:t>
      </w:r>
    </w:p>
    <w:p w14:paraId="52925A54">
      <w:pPr>
        <w:numPr>
          <w:ilvl w:val="0"/>
          <w:numId w:val="13"/>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Service层是承载业务编排与规则口径，示例PromotionService.java；对外屏蔽DAO细节，保证事务一致性与可演进。</w:t>
      </w:r>
    </w:p>
    <w:p w14:paraId="63D3E9D7">
      <w:pPr>
        <w:numPr>
          <w:ilvl w:val="0"/>
          <w:numId w:val="13"/>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Controller层作为面向请求的适配层，模块化组织如收银模块位于servlet/cashier。</w:t>
      </w:r>
    </w:p>
    <w:p w14:paraId="6447FD09">
      <w:pPr>
        <w:numPr>
          <w:ilvl w:val="0"/>
          <w:numId w:val="13"/>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View层采用JSP+JSTL渲染，位于WEB-INF/views，通过forward防止被直接外部访问。</w:t>
      </w:r>
    </w:p>
    <w:p w14:paraId="782B5109">
      <w:pPr>
        <w:pStyle w:val="4"/>
        <w:spacing w:before="240"/>
        <w:rPr>
          <w:rFonts w:hint="eastAsia" w:ascii="宋体" w:hAnsi="宋体" w:eastAsia="宋体" w:cs="宋体"/>
          <w:b w:val="0"/>
          <w:kern w:val="0"/>
          <w:sz w:val="24"/>
          <w:szCs w:val="24"/>
          <w:lang w:val="en-US" w:eastAsia="zh-CN" w:bidi="ar"/>
        </w:rPr>
      </w:pPr>
      <w:bookmarkStart w:id="23" w:name="_Toc10369"/>
      <w:r>
        <w:rPr>
          <w:rFonts w:hint="eastAsia" w:ascii="Times New Roman" w:hAnsi="Times New Roman"/>
          <w:lang w:val="en-US" w:eastAsia="zh-CN"/>
        </w:rPr>
        <w:t>2.1.4关键配置与基础设施</w:t>
      </w:r>
      <w:bookmarkEnd w:id="23"/>
    </w:p>
    <w:p w14:paraId="6C9DF670">
      <w:pPr>
        <w:numPr>
          <w:ilvl w:val="0"/>
          <w:numId w:val="14"/>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部署与治理方面在web.xml配置编码过滤器、在web.xml定义错误页与会话策略，保持一致的用户体验与健壮性。</w:t>
      </w:r>
    </w:p>
    <w:p w14:paraId="59E2B811">
      <w:pPr>
        <w:numPr>
          <w:ilvl w:val="0"/>
          <w:numId w:val="14"/>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Servlet注册通过@WebServlet注解声明路径与方法映射，减少XML配置负担并提升可读性。</w:t>
      </w:r>
    </w:p>
    <w:p w14:paraId="6C62624D">
      <w:pPr>
        <w:numPr>
          <w:ilvl w:val="0"/>
          <w:numId w:val="14"/>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构建依赖如JSP/JSTL、Gson/Jackson、MySQL Connector/J等在pom.xml中声明，保障视图渲染、JSON序列化与数据库连接。</w:t>
      </w:r>
    </w:p>
    <w:p w14:paraId="70B06B4A">
      <w:pPr>
        <w:pStyle w:val="4"/>
        <w:spacing w:before="240"/>
        <w:rPr>
          <w:rFonts w:hint="eastAsia" w:ascii="Times New Roman" w:hAnsi="Times New Roman"/>
          <w:lang w:val="en-US" w:eastAsia="zh-CN"/>
        </w:rPr>
      </w:pPr>
      <w:bookmarkStart w:id="24" w:name="_Toc25103"/>
      <w:r>
        <w:rPr>
          <w:rFonts w:hint="eastAsia" w:ascii="Times New Roman" w:hAnsi="Times New Roman"/>
          <w:lang w:val="en-US" w:eastAsia="zh-CN"/>
        </w:rPr>
        <w:t>2.1.5数据访问与交互</w:t>
      </w:r>
      <w:bookmarkEnd w:id="24"/>
    </w:p>
    <w:p w14:paraId="2E9FE64D">
      <w:pPr>
        <w:numPr>
          <w:ilvl w:val="0"/>
          <w:numId w:val="15"/>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数据层通过DatabaseUtil.java获取连接与执行JDBC；DAO返回实体或集合，供Service进行业务合成。</w:t>
      </w:r>
    </w:p>
    <w:p w14:paraId="5A0B516C">
      <w:pPr>
        <w:numPr>
          <w:ilvl w:val="0"/>
          <w:numId w:val="15"/>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异步交互使用Gson/Jackson将对象序列化为JSON，支持前端AJAX请求与数据接口响应，实现“页面渲染+局部刷新”的混合模式。</w:t>
      </w:r>
    </w:p>
    <w:p w14:paraId="36E2442C">
      <w:pPr>
        <w:numPr>
          <w:ilvl w:val="0"/>
          <w:numId w:val="15"/>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规则一致性通过集中化Service设计与DAO口径统一，保证跨模块（如管理员、收银员）的业务一致性。</w:t>
      </w:r>
    </w:p>
    <w:p w14:paraId="1B520EBD">
      <w:pPr>
        <w:numPr>
          <w:ilvl w:val="0"/>
          <w:numId w:val="15"/>
        </w:numPr>
        <w:ind w:left="425" w:leftChars="0" w:hanging="425" w:firstLineChars="0"/>
        <w:rPr>
          <w:rFonts w:hint="eastAsia" w:ascii="宋体" w:hAnsi="宋体" w:eastAsia="宋体" w:cs="宋体"/>
          <w:b w:val="0"/>
          <w:kern w:val="0"/>
          <w:sz w:val="24"/>
          <w:szCs w:val="24"/>
          <w:lang w:val="en-US" w:eastAsia="zh-CN" w:bidi="ar"/>
        </w:rPr>
      </w:pPr>
      <w:r>
        <w:rPr>
          <w:rFonts w:hint="eastAsia" w:ascii="宋体" w:hAnsi="宋体" w:eastAsia="宋体" w:cs="宋体"/>
          <w:b w:val="0"/>
          <w:kern w:val="0"/>
          <w:sz w:val="24"/>
          <w:szCs w:val="24"/>
          <w:lang w:val="en-US" w:eastAsia="zh-CN" w:bidi="ar"/>
        </w:rPr>
        <w:t>总的来说，该MVC框架以“清晰分层、轻依赖、直观配置”为特征：请求在Servlet控制器聚合，业务在Service保持一致口径，数据由DAO经JDBC访问，视图通过JSP/JSTL渲染；结合过滤器与会话治理，形成稳定的零售业务基础平台。</w:t>
      </w:r>
    </w:p>
    <w:p w14:paraId="4C92AC44">
      <w:pPr>
        <w:pStyle w:val="4"/>
        <w:spacing w:before="240"/>
        <w:rPr>
          <w:rFonts w:hint="eastAsia"/>
        </w:rPr>
      </w:pPr>
      <w:bookmarkStart w:id="25" w:name="_Toc4330"/>
      <w:r>
        <w:rPr>
          <w:rFonts w:ascii="Times New Roman" w:hAnsi="Times New Roman"/>
        </w:rPr>
        <w:t xml:space="preserve">2.2 </w:t>
      </w:r>
      <w:bookmarkEnd w:id="18"/>
      <w:r>
        <w:rPr>
          <w:rFonts w:hint="eastAsia" w:ascii="Times New Roman" w:hAnsi="Times New Roman"/>
        </w:rPr>
        <w:t>SQL</w:t>
      </w:r>
      <w:bookmarkEnd w:id="25"/>
      <w:bookmarkStart w:id="26" w:name="_Toc11221"/>
    </w:p>
    <w:p w14:paraId="31E798D3">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本系统采用MySQL 8.0作为后端数据库管理系统，MySQL作为开源关系型数据库，具有以下技术优势。</w:t>
      </w:r>
    </w:p>
    <w:p w14:paraId="1CDEB49D">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（1）支持多种存储引擎，默认使用InnoDB引擎，提供ACID事务支持；优化的查询执行器和索引机制，确保高效的数据检索性能；支持多版本并发控制（MVCC），提高并发处理能力</w:t>
      </w:r>
    </w:p>
    <w:p w14:paraId="26C3BC56">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（2）系统通过JDBC（Java Database Connectivity）技术实现与MySQL数据库的连接</w:t>
      </w:r>
    </w:p>
    <w:p w14:paraId="4372628C">
      <w:pPr>
        <w:rPr>
          <w:ins w:id="393" w:author="Top童话" w:date="2026-01-29T15:46:13Z"/>
          <w:rFonts w:hint="eastAsia"/>
        </w:rPr>
        <w:pPrChange w:id="392" w:author="Top童话" w:date="2026-01-29T15:46:13Z">
          <w:pPr>
            <w:pStyle w:val="3"/>
          </w:pPr>
        </w:pPrChange>
      </w:pPr>
      <w:ins w:id="394" w:author="Top童话" w:date="2026-01-29T15:46:13Z">
        <w:bookmarkStart w:id="27" w:name="_Toc12534"/>
        <w:r>
          <w:rPr>
            <w:rFonts w:hint="eastAsia"/>
          </w:rPr>
          <w:br w:type="page"/>
        </w:r>
      </w:ins>
    </w:p>
    <w:p w14:paraId="3E1CE5CA">
      <w:pPr>
        <w:pStyle w:val="3"/>
        <w:rPr>
          <w:ins w:id="395" w:author="Top童话" w:date="2026-01-29T15:47:54Z"/>
          <w:rFonts w:hint="eastAsia"/>
        </w:rPr>
      </w:pPr>
      <w:r>
        <w:rPr>
          <w:rFonts w:hint="eastAsia"/>
        </w:rPr>
        <w:t>3</w:t>
      </w:r>
      <w:bookmarkEnd w:id="26"/>
      <w:r>
        <w:rPr>
          <w:rFonts w:hint="eastAsia"/>
        </w:rPr>
        <w:t>系统</w:t>
      </w:r>
      <w:del w:id="396" w:author="Top童话" w:date="2026-01-29T15:46:44Z">
        <w:r>
          <w:rPr>
            <w:rFonts w:hint="eastAsia"/>
          </w:rPr>
          <w:delText>需</w:delText>
        </w:r>
      </w:del>
      <w:del w:id="397" w:author="Top童话" w:date="2026-01-29T15:46:45Z">
        <w:r>
          <w:rPr>
            <w:rFonts w:hint="eastAsia"/>
          </w:rPr>
          <w:delText>求</w:delText>
        </w:r>
      </w:del>
      <w:r>
        <w:rPr>
          <w:rFonts w:hint="eastAsia"/>
        </w:rPr>
        <w:t>分析</w:t>
      </w:r>
      <w:bookmarkEnd w:id="27"/>
    </w:p>
    <w:p w14:paraId="00D288E5">
      <w:pPr>
        <w:rPr>
          <w:rFonts w:hint="default" w:eastAsiaTheme="minorEastAsia"/>
          <w:lang w:val="en-US" w:eastAsia="zh-CN"/>
        </w:rPr>
      </w:pPr>
      <w:ins w:id="398" w:author="Top童话" w:date="2026-01-29T15:47:55Z">
        <w:r>
          <w:rPr>
            <w:rFonts w:hint="eastAsia"/>
            <w:lang w:val="en-US" w:eastAsia="zh-CN"/>
          </w:rPr>
          <w:t>这里</w:t>
        </w:r>
      </w:ins>
      <w:ins w:id="399" w:author="Top童话" w:date="2026-01-29T15:47:59Z">
        <w:r>
          <w:rPr>
            <w:rFonts w:hint="eastAsia"/>
            <w:lang w:val="en-US" w:eastAsia="zh-CN"/>
          </w:rPr>
          <w:t>添加一段</w:t>
        </w:r>
      </w:ins>
      <w:ins w:id="400" w:author="Top童话" w:date="2026-01-29T15:48:01Z">
        <w:r>
          <w:rPr>
            <w:rFonts w:hint="eastAsia"/>
            <w:lang w:val="en-US" w:eastAsia="zh-CN"/>
          </w:rPr>
          <w:t>对</w:t>
        </w:r>
      </w:ins>
      <w:ins w:id="401" w:author="Top童话" w:date="2026-01-29T15:48:02Z">
        <w:r>
          <w:rPr>
            <w:rFonts w:hint="eastAsia"/>
            <w:lang w:val="en-US" w:eastAsia="zh-CN"/>
          </w:rPr>
          <w:t>该章节的</w:t>
        </w:r>
      </w:ins>
      <w:ins w:id="402" w:author="Top童话" w:date="2026-01-29T15:48:04Z">
        <w:r>
          <w:rPr>
            <w:rFonts w:hint="eastAsia"/>
            <w:lang w:val="en-US" w:eastAsia="zh-CN"/>
          </w:rPr>
          <w:t>概述</w:t>
        </w:r>
      </w:ins>
      <w:ins w:id="403" w:author="Top童话" w:date="2026-01-29T15:48:07Z">
        <w:r>
          <w:rPr>
            <w:rFonts w:hint="eastAsia"/>
            <w:lang w:val="en-US" w:eastAsia="zh-CN"/>
          </w:rPr>
          <w:t>，</w:t>
        </w:r>
      </w:ins>
      <w:ins w:id="404" w:author="Top童话" w:date="2026-01-29T15:48:09Z">
        <w:r>
          <w:rPr>
            <w:rFonts w:hint="eastAsia"/>
            <w:lang w:val="en-US" w:eastAsia="zh-CN"/>
          </w:rPr>
          <w:t>简单阐述</w:t>
        </w:r>
      </w:ins>
      <w:ins w:id="405" w:author="Top童话" w:date="2026-01-29T15:48:11Z">
        <w:r>
          <w:rPr>
            <w:rFonts w:hint="eastAsia"/>
            <w:lang w:val="en-US" w:eastAsia="zh-CN"/>
          </w:rPr>
          <w:t>一下</w:t>
        </w:r>
      </w:ins>
      <w:ins w:id="406" w:author="Top童话" w:date="2026-01-29T15:48:14Z">
        <w:r>
          <w:rPr>
            <w:rFonts w:hint="eastAsia"/>
            <w:lang w:val="en-US" w:eastAsia="zh-CN"/>
          </w:rPr>
          <w:t>这个章节描述</w:t>
        </w:r>
      </w:ins>
      <w:ins w:id="407" w:author="Top童话" w:date="2026-01-29T15:48:16Z">
        <w:r>
          <w:rPr>
            <w:rFonts w:hint="eastAsia"/>
            <w:lang w:val="en-US" w:eastAsia="zh-CN"/>
          </w:rPr>
          <w:t>什么内容</w:t>
        </w:r>
      </w:ins>
    </w:p>
    <w:p w14:paraId="77E9ACC9">
      <w:pPr>
        <w:pStyle w:val="4"/>
        <w:bidi w:val="0"/>
        <w:rPr>
          <w:rFonts w:hint="eastAsia"/>
        </w:rPr>
      </w:pPr>
      <w:bookmarkStart w:id="28" w:name="_Toc19818"/>
      <w:r>
        <w:rPr>
          <w:rFonts w:hint="eastAsia"/>
        </w:rPr>
        <w:t>3.1</w:t>
      </w:r>
      <w:del w:id="408" w:author="Top童话" w:date="2026-01-29T16:00:57Z">
        <w:r>
          <w:rPr>
            <w:rFonts w:hint="eastAsia"/>
          </w:rPr>
          <w:delText>功能</w:delText>
        </w:r>
      </w:del>
      <w:r>
        <w:rPr>
          <w:rFonts w:hint="eastAsia"/>
        </w:rPr>
        <w:t>需求分析</w:t>
      </w:r>
      <w:bookmarkEnd w:id="28"/>
    </w:p>
    <w:p w14:paraId="3AF46659">
      <w:pPr>
        <w:keepNext w:val="0"/>
        <w:keepLines w:val="0"/>
        <w:widowControl/>
        <w:suppressLineNumbers w:val="0"/>
        <w:ind w:firstLine="480" w:firstLineChars="200"/>
        <w:jc w:val="left"/>
        <w:rPr>
          <w:ins w:id="409" w:author="Top童话" w:date="2026-01-29T16:01:19Z"/>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超市</w:t>
      </w:r>
      <w:r>
        <w:rPr>
          <w:rFonts w:ascii="宋体" w:hAnsi="宋体" w:eastAsia="宋体" w:cs="宋体"/>
          <w:kern w:val="0"/>
          <w:sz w:val="24"/>
          <w:szCs w:val="24"/>
          <w:lang w:val="en-US" w:eastAsia="zh-CN" w:bidi="ar"/>
        </w:rPr>
        <w:t>积分管理系统作为连接</w:t>
      </w:r>
      <w:commentRangeStart w:id="10"/>
      <w:r>
        <w:rPr>
          <w:rFonts w:ascii="宋体" w:hAnsi="宋体" w:eastAsia="宋体" w:cs="宋体"/>
          <w:kern w:val="0"/>
          <w:sz w:val="24"/>
          <w:szCs w:val="24"/>
          <w:lang w:val="en-US" w:eastAsia="zh-CN" w:bidi="ar"/>
        </w:rPr>
        <w:t>企业</w:t>
      </w:r>
      <w:commentRangeEnd w:id="10"/>
      <w:r>
        <w:commentReference w:id="10"/>
      </w:r>
      <w:r>
        <w:rPr>
          <w:rFonts w:ascii="宋体" w:hAnsi="宋体" w:eastAsia="宋体" w:cs="宋体"/>
          <w:kern w:val="0"/>
          <w:sz w:val="24"/>
          <w:szCs w:val="24"/>
          <w:lang w:val="en-US" w:eastAsia="zh-CN" w:bidi="ar"/>
        </w:rPr>
        <w:t>与用户的核心枢纽，其功能设计需围绕不同角色的业务场景与核心诉求展开，实现积分全生命周期管理、业务流程规范化及数据价值最大化。本文基于会员、收银员、经理、管理员四大核心角色，对系统功能需求进行分层拆解与深度分析，为系统设计与开发提供核心依据。</w:t>
      </w:r>
    </w:p>
    <w:p w14:paraId="6B6C8556">
      <w:pPr>
        <w:keepNext w:val="0"/>
        <w:keepLines w:val="0"/>
        <w:widowControl/>
        <w:suppressLineNumbers w:val="0"/>
        <w:ind w:firstLine="0" w:firstLineChars="0"/>
        <w:jc w:val="left"/>
        <w:rPr>
          <w:ins w:id="411" w:author="Top童话" w:date="2026-01-29T16:01:35Z"/>
          <w:rFonts w:hint="eastAsia" w:ascii="宋体" w:hAnsi="宋体" w:eastAsia="宋体" w:cs="宋体"/>
          <w:kern w:val="0"/>
          <w:sz w:val="24"/>
          <w:szCs w:val="24"/>
          <w:lang w:val="en-US" w:eastAsia="zh-CN" w:bidi="ar"/>
        </w:rPr>
        <w:pPrChange w:id="410" w:author="Top童话" w:date="2026-01-29T16:01:20Z">
          <w:pPr>
            <w:keepNext w:val="0"/>
            <w:keepLines w:val="0"/>
            <w:widowControl/>
            <w:suppressLineNumbers w:val="0"/>
            <w:ind w:firstLine="480" w:firstLineChars="200"/>
            <w:jc w:val="left"/>
          </w:pPr>
        </w:pPrChange>
      </w:pPr>
      <w:ins w:id="412" w:author="Top童话" w:date="2026-01-29T16:01:22Z">
        <w:r>
          <w:rPr>
            <w:rFonts w:hint="eastAsia" w:ascii="宋体" w:hAnsi="宋体" w:eastAsia="宋体" w:cs="宋体"/>
            <w:kern w:val="0"/>
            <w:sz w:val="24"/>
            <w:szCs w:val="24"/>
            <w:lang w:val="en-US" w:eastAsia="zh-CN" w:bidi="ar"/>
          </w:rPr>
          <w:t>3.1</w:t>
        </w:r>
      </w:ins>
      <w:ins w:id="413" w:author="Top童话" w:date="2026-01-29T16:01:23Z">
        <w:r>
          <w:rPr>
            <w:rFonts w:hint="eastAsia" w:ascii="宋体" w:hAnsi="宋体" w:eastAsia="宋体" w:cs="宋体"/>
            <w:kern w:val="0"/>
            <w:sz w:val="24"/>
            <w:szCs w:val="24"/>
            <w:lang w:val="en-US" w:eastAsia="zh-CN" w:bidi="ar"/>
          </w:rPr>
          <w:t xml:space="preserve">.1 </w:t>
        </w:r>
      </w:ins>
      <w:ins w:id="414" w:author="Top童话" w:date="2026-01-29T16:01:27Z">
        <w:r>
          <w:rPr>
            <w:rFonts w:hint="eastAsia" w:ascii="宋体" w:hAnsi="宋体" w:eastAsia="宋体" w:cs="宋体"/>
            <w:kern w:val="0"/>
            <w:sz w:val="24"/>
            <w:szCs w:val="24"/>
            <w:lang w:val="en-US" w:eastAsia="zh-CN" w:bidi="ar"/>
          </w:rPr>
          <w:t>功能性</w:t>
        </w:r>
      </w:ins>
      <w:ins w:id="415" w:author="Top童话" w:date="2026-01-29T16:01:28Z">
        <w:r>
          <w:rPr>
            <w:rFonts w:hint="eastAsia" w:ascii="宋体" w:hAnsi="宋体" w:eastAsia="宋体" w:cs="宋体"/>
            <w:kern w:val="0"/>
            <w:sz w:val="24"/>
            <w:szCs w:val="24"/>
            <w:lang w:val="en-US" w:eastAsia="zh-CN" w:bidi="ar"/>
          </w:rPr>
          <w:t>需求分析</w:t>
        </w:r>
      </w:ins>
    </w:p>
    <w:p w14:paraId="38F972D8">
      <w:pPr>
        <w:keepNext w:val="0"/>
        <w:keepLines w:val="0"/>
        <w:widowControl/>
        <w:suppressLineNumbers w:val="0"/>
        <w:ind w:firstLine="0" w:firstLineChars="0"/>
        <w:jc w:val="left"/>
        <w:rPr>
          <w:del w:id="417" w:author="Top童话" w:date="2026-01-29T16:01:34Z"/>
          <w:rFonts w:hint="default" w:ascii="宋体" w:hAnsi="宋体" w:eastAsia="宋体" w:cs="宋体"/>
          <w:kern w:val="0"/>
          <w:sz w:val="24"/>
          <w:szCs w:val="24"/>
          <w:lang w:val="en-US" w:eastAsia="zh-CN" w:bidi="ar"/>
        </w:rPr>
        <w:pPrChange w:id="416" w:author="Top童话" w:date="2026-01-29T16:01:20Z">
          <w:pPr>
            <w:keepNext w:val="0"/>
            <w:keepLines w:val="0"/>
            <w:widowControl/>
            <w:suppressLineNumbers w:val="0"/>
            <w:ind w:firstLine="480" w:firstLineChars="200"/>
            <w:jc w:val="left"/>
          </w:pPr>
        </w:pPrChange>
      </w:pPr>
      <w:ins w:id="418" w:author="Top童话" w:date="2026-01-29T16:01:37Z">
        <w:r>
          <w:rPr>
            <w:rFonts w:hint="eastAsia" w:ascii="宋体" w:hAnsi="宋体" w:eastAsia="宋体" w:cs="宋体"/>
            <w:kern w:val="0"/>
            <w:sz w:val="24"/>
            <w:szCs w:val="24"/>
            <w:lang w:val="en-US" w:eastAsia="zh-CN" w:bidi="ar"/>
          </w:rPr>
          <w:t>（</w:t>
        </w:r>
      </w:ins>
      <w:ins w:id="419" w:author="Top童话" w:date="2026-01-29T16:01:38Z">
        <w:r>
          <w:rPr>
            <w:rFonts w:hint="eastAsia" w:ascii="宋体" w:hAnsi="宋体" w:eastAsia="宋体" w:cs="宋体"/>
            <w:kern w:val="0"/>
            <w:sz w:val="24"/>
            <w:szCs w:val="24"/>
            <w:lang w:val="en-US" w:eastAsia="zh-CN" w:bidi="ar"/>
          </w:rPr>
          <w:t>1</w:t>
        </w:r>
      </w:ins>
      <w:ins w:id="420" w:author="Top童话" w:date="2026-01-29T16:01:37Z">
        <w:r>
          <w:rPr>
            <w:rFonts w:hint="eastAsia" w:ascii="宋体" w:hAnsi="宋体" w:eastAsia="宋体" w:cs="宋体"/>
            <w:kern w:val="0"/>
            <w:sz w:val="24"/>
            <w:szCs w:val="24"/>
            <w:lang w:val="en-US" w:eastAsia="zh-CN" w:bidi="ar"/>
          </w:rPr>
          <w:t>）</w:t>
        </w:r>
      </w:ins>
    </w:p>
    <w:p w14:paraId="3280CE24">
      <w:pPr>
        <w:keepNext w:val="0"/>
        <w:keepLines w:val="0"/>
        <w:widowControl/>
        <w:bidi w:val="0"/>
        <w:jc w:val="left"/>
      </w:pPr>
      <w:del w:id="421" w:author="Top童话" w:date="2026-01-29T16:01:33Z">
        <w:bookmarkStart w:id="29" w:name="_Toc15098"/>
        <w:r>
          <w:rPr>
            <w:rFonts w:hint="eastAsia"/>
            <w:lang w:val="en-US" w:eastAsia="zh-CN"/>
          </w:rPr>
          <w:delText>3.1</w:delText>
        </w:r>
      </w:del>
      <w:del w:id="422" w:author="Top童话" w:date="2026-01-29T16:01:32Z">
        <w:r>
          <w:rPr>
            <w:rFonts w:hint="eastAsia"/>
            <w:lang w:val="en-US" w:eastAsia="zh-CN"/>
          </w:rPr>
          <w:delText>.1</w:delText>
        </w:r>
      </w:del>
      <w:r>
        <w:t>会员功能需求分析</w:t>
      </w:r>
      <w:bookmarkEnd w:id="29"/>
    </w:p>
    <w:p w14:paraId="0E3FBEE3">
      <w:pPr>
        <w:keepNext w:val="0"/>
        <w:keepLines w:val="0"/>
        <w:widowControl/>
        <w:suppressLineNumbers w:val="0"/>
        <w:ind w:firstLine="480" w:firstLineChars="200"/>
        <w:jc w:val="left"/>
        <w:rPr>
          <w:del w:id="424" w:author="Top童话" w:date="2026-01-29T16:07:13Z"/>
          <w:rFonts w:hint="default" w:ascii="宋体" w:hAnsi="宋体" w:eastAsia="宋体" w:cs="宋体"/>
          <w:kern w:val="0"/>
          <w:sz w:val="24"/>
          <w:szCs w:val="24"/>
          <w:lang w:val="en-US" w:eastAsia="zh-CN" w:bidi="ar"/>
        </w:rPr>
        <w:pPrChange w:id="423" w:author="Top童话" w:date="2026-01-29T16:07:08Z">
          <w:pPr>
            <w:keepNext w:val="0"/>
            <w:keepLines w:val="0"/>
            <w:widowControl/>
            <w:suppressLineNumbers w:val="0"/>
            <w:ind w:firstLine="420" w:firstLineChars="200"/>
            <w:jc w:val="left"/>
          </w:pPr>
        </w:pPrChange>
      </w:pPr>
      <w:r>
        <w:rPr>
          <w:rFonts w:hint="eastAsia" w:ascii="宋体" w:hAnsi="宋体" w:eastAsia="宋体" w:cs="宋体"/>
          <w:kern w:val="0"/>
          <w:sz w:val="24"/>
          <w:szCs w:val="24"/>
          <w:lang w:val="en-US" w:eastAsia="zh-CN" w:bidi="ar"/>
        </w:rPr>
        <w:t>会员作为积分管理系统的核心使用对象，其需求聚焦于积分的获取、消耗及</w:t>
      </w:r>
      <w:commentRangeStart w:id="11"/>
      <w:r>
        <w:rPr>
          <w:rFonts w:hint="eastAsia" w:ascii="宋体" w:hAnsi="宋体" w:eastAsia="宋体" w:cs="宋体"/>
          <w:kern w:val="0"/>
          <w:sz w:val="24"/>
          <w:szCs w:val="24"/>
          <w:lang w:val="en-US" w:eastAsia="zh-CN" w:bidi="ar"/>
        </w:rPr>
        <w:t>状态感知</w:t>
      </w:r>
      <w:commentRangeEnd w:id="11"/>
      <w:r>
        <w:commentReference w:id="11"/>
      </w:r>
      <w:ins w:id="425" w:author="Top童话" w:date="2026-01-29T16:04:00Z">
        <w:r>
          <w:rPr>
            <w:rFonts w:hint="eastAsia" w:ascii="宋体" w:hAnsi="宋体" w:eastAsia="宋体" w:cs="宋体"/>
            <w:kern w:val="0"/>
            <w:sz w:val="24"/>
            <w:szCs w:val="24"/>
            <w:lang w:val="en-US" w:eastAsia="zh-CN" w:bidi="ar"/>
          </w:rPr>
          <w:t>三个</w:t>
        </w:r>
      </w:ins>
      <w:ins w:id="426" w:author="Top童话" w:date="2026-01-29T16:04:02Z">
        <w:r>
          <w:rPr>
            <w:rFonts w:hint="eastAsia" w:ascii="宋体" w:hAnsi="宋体" w:eastAsia="宋体" w:cs="宋体"/>
            <w:kern w:val="0"/>
            <w:sz w:val="24"/>
            <w:szCs w:val="24"/>
            <w:lang w:val="en-US" w:eastAsia="zh-CN" w:bidi="ar"/>
          </w:rPr>
          <w:t>方面</w:t>
        </w:r>
      </w:ins>
      <w:ins w:id="427" w:author="Top童话" w:date="2026-01-29T16:03:52Z">
        <w:r>
          <w:rPr>
            <w:rFonts w:hint="eastAsia" w:ascii="宋体" w:hAnsi="宋体" w:eastAsia="宋体" w:cs="宋体"/>
            <w:kern w:val="0"/>
            <w:sz w:val="24"/>
            <w:szCs w:val="24"/>
            <w:lang w:val="en-US" w:eastAsia="zh-CN" w:bidi="ar"/>
          </w:rPr>
          <w:t>。</w:t>
        </w:r>
      </w:ins>
      <w:ins w:id="428" w:author="Top童话" w:date="2026-01-29T16:03:50Z">
        <w:r>
          <w:rPr>
            <w:rFonts w:hint="eastAsia" w:ascii="宋体" w:hAnsi="宋体" w:eastAsia="宋体" w:cs="宋体"/>
            <w:kern w:val="0"/>
            <w:sz w:val="24"/>
            <w:szCs w:val="24"/>
            <w:lang w:val="en-US" w:eastAsia="zh-CN" w:bidi="ar"/>
          </w:rPr>
          <w:t>具体而言，会员期望系统能够提供明确的积分获取规则、多样化的积分消耗场景，以及便捷透明的操作流程。通过满足这些核心诉求，系统不仅能够增强用户体验，还能有效提升用户粘性与消费意愿</w:t>
        </w:r>
      </w:ins>
      <w:ins w:id="429" w:author="Top童话" w:date="2026-01-29T16:05:15Z">
        <w:r>
          <w:rPr>
            <w:rFonts w:hint="eastAsia" w:ascii="宋体" w:hAnsi="宋体" w:eastAsia="宋体" w:cs="宋体"/>
            <w:kern w:val="0"/>
            <w:sz w:val="24"/>
            <w:szCs w:val="24"/>
            <w:lang w:val="en-US" w:eastAsia="zh-CN" w:bidi="ar"/>
          </w:rPr>
          <w:t>。</w:t>
        </w:r>
      </w:ins>
      <w:ins w:id="430" w:author="Top童话" w:date="2026-01-29T16:06:45Z">
        <w:commentRangeStart w:id="12"/>
        <w:r>
          <w:rPr>
            <w:rFonts w:hint="eastAsia" w:ascii="宋体" w:hAnsi="宋体" w:eastAsia="宋体" w:cs="宋体"/>
            <w:kern w:val="0"/>
            <w:sz w:val="24"/>
            <w:szCs w:val="24"/>
            <w:lang w:val="en-US" w:eastAsia="zh-CN" w:bidi="ar"/>
          </w:rPr>
          <w:t>对于</w:t>
        </w:r>
      </w:ins>
      <w:ins w:id="431" w:author="Top童话" w:date="2026-01-29T16:06:49Z">
        <w:r>
          <w:rPr>
            <w:rFonts w:hint="eastAsia" w:ascii="宋体" w:hAnsi="宋体" w:eastAsia="宋体" w:cs="宋体"/>
            <w:kern w:val="0"/>
            <w:sz w:val="24"/>
            <w:szCs w:val="24"/>
            <w:lang w:val="en-US" w:eastAsia="zh-CN" w:bidi="ar"/>
          </w:rPr>
          <w:t>积分获取</w:t>
        </w:r>
      </w:ins>
      <w:ins w:id="432" w:author="Top童话" w:date="2026-01-29T16:06:50Z">
        <w:r>
          <w:rPr>
            <w:rFonts w:hint="eastAsia" w:ascii="宋体" w:hAnsi="宋体" w:eastAsia="宋体" w:cs="宋体"/>
            <w:kern w:val="0"/>
            <w:sz w:val="24"/>
            <w:szCs w:val="24"/>
            <w:lang w:val="en-US" w:eastAsia="zh-CN" w:bidi="ar"/>
          </w:rPr>
          <w:t>方面</w:t>
        </w:r>
      </w:ins>
      <w:ins w:id="433" w:author="Top童话" w:date="2026-01-29T16:06:52Z">
        <w:r>
          <w:rPr>
            <w:rFonts w:hint="eastAsia" w:ascii="宋体" w:hAnsi="宋体" w:eastAsia="宋体" w:cs="宋体"/>
            <w:kern w:val="0"/>
            <w:sz w:val="24"/>
            <w:szCs w:val="24"/>
            <w:lang w:val="en-US" w:eastAsia="zh-CN" w:bidi="ar"/>
          </w:rPr>
          <w:t>，</w:t>
        </w:r>
      </w:ins>
      <w:ins w:id="434" w:author="Top童话" w:date="2026-01-29T16:05:54Z">
        <w:r>
          <w:rPr>
            <w:rFonts w:hint="eastAsia" w:ascii="宋体" w:hAnsi="宋体" w:eastAsia="宋体" w:cs="宋体"/>
            <w:kern w:val="0"/>
            <w:sz w:val="24"/>
            <w:szCs w:val="24"/>
            <w:lang w:val="en-US" w:eastAsia="zh-CN" w:bidi="ar"/>
          </w:rPr>
          <w:t>获取</w:t>
        </w:r>
      </w:ins>
      <w:r>
        <w:rPr>
          <w:rFonts w:hint="eastAsia" w:ascii="宋体" w:hAnsi="宋体" w:eastAsia="宋体" w:cs="宋体"/>
          <w:kern w:val="0"/>
          <w:sz w:val="24"/>
          <w:szCs w:val="24"/>
          <w:lang w:val="en-US" w:eastAsia="zh-CN" w:bidi="ar"/>
        </w:rPr>
        <w:t>途径包括消费获分、任务获分及特殊场景获分。消费获分需支持按消费金额比例累计，明确积分换算系数（如每消费1元累计1积分），同时区分有效消费与无效消费（如退款、优惠抵扣部分不累计积分）；任务获分需包含注册新人礼、每日签到、生日专属积分、分享裂变等互动任务，满足会员非消费场景下的积分积累需求，增强用户活跃度；特殊场景获分需适配节日促销、会员等级专属加成等场景，如高级会员消费获分比例提升20%，提升等级特权感知。此外，会员需实时查看积分获取记录，包括获分时间、场景、金额/任务名称及有效期，确保积分获取过程可追溯、规则透明化。积分消耗</w:t>
      </w:r>
      <w:ins w:id="435" w:author="Top童话" w:date="2026-01-29T16:07:12Z">
        <w:r>
          <w:rPr>
            <w:rFonts w:hint="eastAsia" w:ascii="宋体" w:hAnsi="宋体" w:eastAsia="宋体" w:cs="宋体"/>
            <w:kern w:val="0"/>
            <w:sz w:val="24"/>
            <w:szCs w:val="24"/>
            <w:lang w:val="en-US" w:eastAsia="zh-CN" w:bidi="ar"/>
          </w:rPr>
          <w:t>方面，</w:t>
        </w:r>
      </w:ins>
    </w:p>
    <w:p w14:paraId="2A5309E2">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积分消耗是实现积分价值转化的关键，需求核心是消耗场景丰富、兑换流程便捷、规则明确无歧义。积分消耗场景需涵盖实物兑换、权益兑换、消费抵扣三大类：实物兑换需提供积分商城入口，展示商品图片、积分兑换门槛、库存状态及兑换规则，支持会员自主下单兑换；权益兑换包括服务升级（如免配送费、优先服务）、虚拟礼品（如优惠券、会员时长）等非实物权益，适配不同会员的个性化需求；消费抵扣需支持结算时直接用积分抵扣消费金额，明确抵扣比例与最低抵扣积分（如100积分抵扣10元，单次最低抵扣200积分）。同时，会员需实时查看积分消耗记录、兑换订单状态（待发货、已完成、已取消），并支持兑换订单取消与售后申请，保障会员消费权益。</w:t>
      </w:r>
      <w:commentRangeEnd w:id="12"/>
      <w:r>
        <w:commentReference w:id="12"/>
      </w:r>
    </w:p>
    <w:p w14:paraId="5BE58415">
      <w:pPr>
        <w:pStyle w:val="5"/>
        <w:bidi w:val="0"/>
      </w:pPr>
      <w:ins w:id="436" w:author="Top童话" w:date="2026-01-29T16:08:26Z">
        <w:bookmarkStart w:id="30" w:name="_Toc16242"/>
        <w:r>
          <w:rPr>
            <w:rFonts w:hint="eastAsia"/>
            <w:lang w:val="en-US" w:eastAsia="zh-CN"/>
          </w:rPr>
          <w:t>（2）</w:t>
        </w:r>
      </w:ins>
      <w:r>
        <w:t>收银员功能需求分析</w:t>
      </w:r>
      <w:bookmarkEnd w:id="30"/>
      <w:r>
        <w:commentReference w:id="13"/>
      </w:r>
    </w:p>
    <w:p w14:paraId="4488A85F">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收银员作为线下业务的一线执行者，其功能需求聚焦于高效完成结算流程、精准处理会员积分相关操作，核心诉求是操作便捷、容错性强、符合线下收银的高效场景，同时确保积分数据准确无误。</w:t>
      </w:r>
    </w:p>
    <w:p w14:paraId="4FA69C44">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（1）会员识别需求</w:t>
      </w:r>
    </w:p>
    <w:p w14:paraId="02AB6947">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会员识别是实现积分累计与消耗的前提，需求需适配多场景识别方式，兼顾效率与准确性。支持多种识别维度，包括手机号识别（输入手机号快速匹配会员）、会员卡号识别（刷卡或手动输入卡号）、二维码识别（扫描会员电子会员卡二维码），满足不同会员的使用习惯；识别后需实时展示会员核心信息，包括会员姓名、等级、当前积分余额、可用权益，便于收银员快速告知会员积分状态，提升服务体验。同时，需支持非会员临时注册并绑定当前消费，同步完成积分累计，降低用户流失率。</w:t>
      </w:r>
    </w:p>
    <w:p w14:paraId="2A104C9E">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（2）积分异常处理需求</w:t>
      </w:r>
    </w:p>
    <w:p w14:paraId="03B87465">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线下收银场景中积分异常情况频发，收银员需具备快速处理异常的能力，核心需求是异常场景覆盖全面、处理流程合规可追溯。常见异常场景包括积分漏累计、积分多累计、积分抵扣错误、会员信息误匹配等。针对积分漏累计，支持收银员在结算后一定时间内（如24小时）补录消费记录并手动累计积分，系统留存补录日志（操作人、操作时间、补录原因）；针对积分多累计或抵扣错误，需经权限验证（如主管授权）后调整积分，确保操作合规；针对会员信息误匹配，支持取消当前积分关联，重新匹配正确会员并同步积分数据。此外，系统需提供异常处理指引，降低收银员操作难度，同时自动记录所有异常操作，便于后续审计与追溯。</w:t>
      </w:r>
    </w:p>
    <w:p w14:paraId="20FDB99C">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（3）小票打印积分变动说明需求</w:t>
      </w:r>
    </w:p>
    <w:p w14:paraId="7749C256">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小票作为消费与积分变动的凭证，其积分说明需求核心是信息完整、清晰易懂，保障会员知情权与数据一致性。打印内容需包含核心积分变动信息，包括本次消费获分金额、累计积分、积分余额、积分有效期（新增积分的有效期）；若发生积分抵扣，需注明抵扣积分数量、抵扣金额、剩余可抵扣积分；若存在积分异常调整，需单独标注调整类型（补录、冲正）、调整积分数量及原因。同时，小票格式需规范统一，积分相关信息与消费信息分区展示，便于会员快速识别，减少后续咨询纠纷。</w:t>
      </w:r>
    </w:p>
    <w:p w14:paraId="2B6C6F38">
      <w:pPr>
        <w:pStyle w:val="5"/>
        <w:bidi w:val="0"/>
      </w:pPr>
      <w:bookmarkStart w:id="31" w:name="_Toc18622"/>
      <w:r>
        <w:rPr>
          <w:rFonts w:hint="eastAsia"/>
          <w:lang w:val="en-US" w:eastAsia="zh-CN"/>
        </w:rPr>
        <w:t>3.1.3</w:t>
      </w:r>
      <w:r>
        <w:t>经理角色功能需求分析</w:t>
      </w:r>
      <w:bookmarkEnd w:id="31"/>
    </w:p>
    <w:p w14:paraId="00DA9027">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经理作为业务管理者，其功能需求聚焦于业务运营管控、数据驱动决策及会员价值挖掘，核心诉求是通过系统工具实现促销活动落地、业务数据可视化、会员分层运营，提升整体运营效率与收益。</w:t>
      </w:r>
    </w:p>
    <w:p w14:paraId="078991E3">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（1）促销活动创建需求</w:t>
      </w:r>
    </w:p>
    <w:p w14:paraId="462EAAFD">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促销活动创建是经理实现积分运营的核心手段，需求涵盖活动全生命周期管理，支持灵活配置活动规则以适配不同运营目标。活动配置需包括活动基础信息（名称、时间、适用范围）、积分规则配置（如活动期间消费获分翻倍、指定商品积分加成、积分兑换折扣）、参与条件设置（如限特定会员等级、限指定门店）、活动预算管控（积分发放上限、成本预估）。系统需支持多种活动类型，包括积分加速累计活动、积分兑换优惠活动、积分+现金组合支付活动等，满足拉新、促活、复购等不同运营目标。同时，需提供活动预览功能，便于经理核对规则；活动上线后支持实时监控活动数据（参与人数、积分发放量、消费转化额），并可根据数据反馈调整活动规则或提前终止活动；活动结束后生成活动复盘报告，统计活动效果与成本，为后续活动设计提供依据。</w:t>
      </w:r>
    </w:p>
    <w:p w14:paraId="1C4D2A79">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（2）商品热销分析需求</w:t>
      </w:r>
    </w:p>
    <w:p w14:paraId="545993BA">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商品热销分析需求核心是通过数据可视化呈现商品销售与积分关联情况，为库存管理、促销策略制定提供数据支撑。分析维度需涵盖核心销售数据（销量、销售额、销售占比）、积分关联数据（积分兑换量、积分兑换带动的商品销售额、高积分商品转化率）、时间维度分析（日/周/月热销排行、热销商品趋势变化）、会员维度分析（不同等级会员偏好商品、积分兑换商品的会员画像）。系统需提供图表展示功能（柱状图、折线图、饼图），支持自定义分析周期与筛选条件（如按门店、按会员等级）；同时，可自动识别滞销商品与爆款商品，结合积分规则给出运营建议（如滞销商品设置积分兑换优先，爆款商品搭配积分加速累计提升销量）。</w:t>
      </w:r>
    </w:p>
    <w:p w14:paraId="58379BE1">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（3）会员分级管理需求</w:t>
      </w:r>
    </w:p>
    <w:p w14:paraId="0684E5E5">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会员分级管理是实现精细化运营的核心，需求聚焦于等级体系搭建、会员状态管控、等级权益配置，提升高价值会员留存率与低价值会员转化。等级体系需支持按积分累计量、消费金额、消费频次等多维度设定分级标准（如普通会员、银卡会员、金卡会员、钻石会员），系统自动根据会员数据升级或降级，并实时更新会员等级；会员状态管控需支持激活、冻结、注销会员账号，针对长期未活跃会员（如连续6个月无消费、无积分变动）提供唤醒策略配置（如专属积分礼包、定向优惠券）；等级权益配置需差异化设定各等级积分获取比例、兑换折扣、专属服务（如钻石会员享积分兑换8折、优先售后），并支持灵活调整权益规则，适配业务运营需求。此外，系统需提供会员分层数据报表，统计各等级会员数量、消费贡献、活跃度，为分层运营策略制定提供依据。</w:t>
      </w:r>
    </w:p>
    <w:p w14:paraId="14FAAFF0">
      <w:pPr>
        <w:pStyle w:val="5"/>
        <w:bidi w:val="0"/>
      </w:pPr>
      <w:bookmarkStart w:id="32" w:name="_Toc11826"/>
      <w:r>
        <w:rPr>
          <w:rFonts w:hint="eastAsia"/>
          <w:lang w:val="en-US" w:eastAsia="zh-CN"/>
        </w:rPr>
        <w:t>3.1.4</w:t>
      </w:r>
      <w:r>
        <w:t>管理员角色功能需求分析</w:t>
      </w:r>
      <w:bookmarkEnd w:id="32"/>
    </w:p>
    <w:p w14:paraId="00C768E9">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管理员作为系统运维者，其功能需求聚焦于系统参数配置、权限管控、数据维护，核心诉求是保障系统稳定运行、规则统一可控、数据安全可靠，为业务运营提供技术支撑。</w:t>
      </w:r>
    </w:p>
    <w:p w14:paraId="5353D11B">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（1）积分兑换比例参数修改需求</w:t>
      </w:r>
    </w:p>
    <w:p w14:paraId="6FB22CAD">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积分兑换比例是积分价值的核心体现，管理员需具备灵活调整参数的能力，以适配业务战略、市场变化及成本管控需求。参数修改需涵盖多维度配置，包括基础兑换比例（积分与现金的换算关系，如100积分=10元）、不同场景兑换比例（实物兑换、消费抵扣、权益兑换可设置不同比例）、会员等级专属兑换比例（如高级会员兑换比例提升10%）、时间维度比例调整（如节日期间临时调整兑换比例）。系统需支持参数修改的权限管控，仅管理员可操作，且修改前需输入修改原因，修改后生成参数变更日志（操作人、操作时间、原参数、新参数），确保变更可追溯；同时，参数修改需设置生效时间（立即生效、定时生效），支持预览修改后的效果，避免因参数调整引发业务纠纷。此外，需提供参数异常预警功能，当兑换比例调整幅度超过阈值（如±20%）时，自动提醒管理员核对，降低操作风险。</w:t>
      </w:r>
    </w:p>
    <w:p w14:paraId="0AAC78A1">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（2）延伸运维需求</w:t>
      </w:r>
    </w:p>
    <w:p w14:paraId="27CF897D">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除积分兑换比例参数修改外，管理员还需承担系统运维的其他核心工作，包括权限管理（为收银员、经理分配不同操作权限，细化权限颗粒度，如经理仅可查看数据不可修改核心参数）、数据维护（积分数据备份、异常数据修复、数据导出）、规则配置（积分有效期规则、积分清零规则、异常处理流程配置）、系统日志管理（记录所有操作行为，用于审计与故障排查）。这些需求为核心业务功能的正常运行提供保障，确保系统规则统一、数据安全、权限清晰。</w:t>
      </w:r>
    </w:p>
    <w:p w14:paraId="57F592B8">
      <w:pPr>
        <w:pStyle w:val="5"/>
        <w:bidi w:val="0"/>
      </w:pPr>
      <w:bookmarkStart w:id="33" w:name="_Toc27007"/>
      <w:r>
        <w:rPr>
          <w:rFonts w:hint="eastAsia"/>
          <w:lang w:val="en-US" w:eastAsia="zh-CN"/>
        </w:rPr>
        <w:t>3.1.5</w:t>
      </w:r>
      <w:r>
        <w:t>功能需求协同性分析</w:t>
      </w:r>
      <w:bookmarkEnd w:id="33"/>
    </w:p>
    <w:p w14:paraId="76346D35">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四大角色的功能需求并非孤立存在，而是形成协同联动的业务闭环。会员的积分获取与消耗需求驱动收银员的一线操作需求，收银员的操作数据为经理的运营分析与决策提供支撑，经理的运营策略需通过管理员的系统参数配置落地，而管理员的参数调整又反向影响会员、收银员的使用体验与操作流程。例如，经理创建积分翻倍促销活动后，管理员需配置活动期间的积分获取比例参数，收银员在收银时自动按新比例累计积分，会员实时感知积分增长并可能因活动刺激增加消费，形成“运营策略-系统配置-一线执行-用户反馈-策略优化”的闭环体系，实现业务价值与用户价值的双向提升。</w:t>
      </w:r>
    </w:p>
    <w:p w14:paraId="4CFB2745">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综上，会员积分管理系统的功能需求设计需以角色为核心，兼顾个性化诉求与业务协同性，通过清晰的规则、便捷的操作、精准的数据支撑，实现积分管理的规范化、精细化与高效化，为企业提升用户粘性、优化运营决策、增强核心竞争力提供有力保障。</w:t>
      </w:r>
    </w:p>
    <w:p w14:paraId="0042DD97">
      <w:pPr>
        <w:rPr>
          <w:rFonts w:hint="eastAsia" w:eastAsiaTheme="minorEastAsia"/>
          <w:lang w:eastAsia="zh-CN"/>
        </w:rPr>
      </w:pPr>
    </w:p>
    <w:p w14:paraId="5B5E1307">
      <w:pPr>
        <w:jc w:val="center"/>
        <w:rPr>
          <w:rFonts w:hint="eastAsia" w:ascii="宋体" w:hAnsi="宋体"/>
          <w:szCs w:val="21"/>
        </w:rPr>
      </w:pPr>
    </w:p>
    <w:p w14:paraId="1CDC1475">
      <w:pPr>
        <w:pStyle w:val="4"/>
        <w:bidi w:val="0"/>
        <w:rPr>
          <w:ins w:id="437" w:author="Top童话" w:date="2026-01-29T16:09:32Z"/>
          <w:rFonts w:hint="eastAsia"/>
        </w:rPr>
      </w:pPr>
      <w:bookmarkStart w:id="34" w:name="_Toc26001"/>
      <w:r>
        <w:rPr>
          <w:rFonts w:hint="eastAsia"/>
        </w:rPr>
        <w:t>3.</w:t>
      </w:r>
      <w:ins w:id="438" w:author="Top童话" w:date="2026-01-29T16:09:26Z">
        <w:r>
          <w:rPr>
            <w:rFonts w:hint="eastAsia"/>
            <w:lang w:val="en-US" w:eastAsia="zh-CN"/>
          </w:rPr>
          <w:t>1.</w:t>
        </w:r>
      </w:ins>
      <w:ins w:id="439" w:author="Top童话" w:date="2026-01-29T16:09:27Z">
        <w:r>
          <w:rPr>
            <w:rFonts w:hint="eastAsia"/>
            <w:lang w:val="en-US" w:eastAsia="zh-CN"/>
          </w:rPr>
          <w:t>2</w:t>
        </w:r>
      </w:ins>
      <w:del w:id="440" w:author="Top童话" w:date="2026-01-29T16:09:26Z">
        <w:r>
          <w:rPr>
            <w:rFonts w:hint="eastAsia"/>
          </w:rPr>
          <w:delText>2</w:delText>
        </w:r>
      </w:del>
      <w:r>
        <w:rPr>
          <w:rFonts w:hint="eastAsia"/>
        </w:rPr>
        <w:t>非功能需求分析</w:t>
      </w:r>
      <w:bookmarkEnd w:id="34"/>
    </w:p>
    <w:p w14:paraId="4658432D">
      <w:pPr>
        <w:rPr>
          <w:rFonts w:hint="default" w:eastAsiaTheme="minorEastAsia"/>
          <w:lang w:val="en-US" w:eastAsia="zh-CN"/>
        </w:rPr>
      </w:pPr>
      <w:ins w:id="441" w:author="Top童话" w:date="2026-01-29T16:09:37Z">
        <w:r>
          <w:rPr>
            <w:rFonts w:hint="eastAsia"/>
            <w:lang w:val="en-US" w:eastAsia="zh-CN"/>
          </w:rPr>
          <w:t>这里需要一个</w:t>
        </w:r>
      </w:ins>
      <w:ins w:id="442" w:author="Top童话" w:date="2026-01-29T16:09:46Z">
        <w:r>
          <w:rPr>
            <w:rFonts w:hint="eastAsia"/>
            <w:lang w:val="en-US" w:eastAsia="zh-CN"/>
          </w:rPr>
          <w:t>对</w:t>
        </w:r>
      </w:ins>
      <w:ins w:id="443" w:author="Top童话" w:date="2026-01-29T16:09:49Z">
        <w:r>
          <w:rPr>
            <w:rFonts w:hint="eastAsia"/>
            <w:lang w:val="en-US" w:eastAsia="zh-CN"/>
          </w:rPr>
          <w:t>非功能性</w:t>
        </w:r>
      </w:ins>
      <w:ins w:id="444" w:author="Top童话" w:date="2026-01-29T16:09:50Z">
        <w:r>
          <w:rPr>
            <w:rFonts w:hint="eastAsia"/>
            <w:lang w:val="en-US" w:eastAsia="zh-CN"/>
          </w:rPr>
          <w:t>分析</w:t>
        </w:r>
      </w:ins>
      <w:ins w:id="445" w:author="Top童话" w:date="2026-01-29T16:09:51Z">
        <w:r>
          <w:rPr>
            <w:rFonts w:hint="eastAsia"/>
            <w:lang w:val="en-US" w:eastAsia="zh-CN"/>
          </w:rPr>
          <w:t>的</w:t>
        </w:r>
      </w:ins>
      <w:ins w:id="446" w:author="Top童话" w:date="2026-01-29T16:09:42Z">
        <w:r>
          <w:rPr>
            <w:rFonts w:hint="eastAsia"/>
            <w:lang w:val="en-US" w:eastAsia="zh-CN"/>
          </w:rPr>
          <w:t>总述段落</w:t>
        </w:r>
      </w:ins>
    </w:p>
    <w:p w14:paraId="0C1A849E">
      <w:pPr>
        <w:rPr>
          <w:rFonts w:hint="default" w:ascii="宋体" w:hAnsi="宋体" w:eastAsia="宋体" w:cs="宋体"/>
          <w:b w:val="0"/>
          <w:color w:val="auto"/>
          <w:kern w:val="0"/>
          <w:sz w:val="24"/>
          <w:szCs w:val="24"/>
          <w:lang w:val="en-US" w:eastAsia="zh-CN" w:bidi="ar"/>
        </w:rPr>
      </w:pPr>
      <w:r>
        <w:rPr>
          <w:rFonts w:hint="eastAsia" w:ascii="宋体" w:hAnsi="宋体" w:eastAsia="宋体" w:cs="宋体"/>
          <w:b w:val="0"/>
          <w:color w:val="auto"/>
          <w:kern w:val="0"/>
          <w:sz w:val="24"/>
          <w:szCs w:val="24"/>
          <w:lang w:val="en-US" w:eastAsia="zh-CN" w:bidi="ar"/>
        </w:rPr>
        <w:t>1.性能需求</w:t>
      </w:r>
    </w:p>
    <w:p w14:paraId="42098DC4">
      <w:pPr>
        <w:ind w:firstLine="480"/>
        <w:rPr>
          <w:rFonts w:hint="eastAsia" w:ascii="宋体" w:hAnsi="宋体" w:eastAsia="宋体" w:cs="宋体"/>
          <w:b w:val="0"/>
          <w:color w:val="auto"/>
          <w:kern w:val="0"/>
          <w:sz w:val="24"/>
          <w:szCs w:val="24"/>
          <w:lang w:val="en-US" w:eastAsia="zh-CN" w:bidi="ar"/>
        </w:rPr>
      </w:pPr>
      <w:r>
        <w:rPr>
          <w:rFonts w:hint="eastAsia" w:ascii="宋体" w:hAnsi="宋体" w:eastAsia="宋体" w:cs="宋体"/>
          <w:b w:val="0"/>
          <w:color w:val="auto"/>
          <w:kern w:val="0"/>
          <w:sz w:val="24"/>
          <w:szCs w:val="24"/>
          <w:lang w:val="en-US" w:eastAsia="zh-CN" w:bidi="ar"/>
        </w:rPr>
        <w:t>系统需满足超市高峰时段的并发处理能力，具体指标有响应时间（积分查询、扫码积分累积操作响应时间＜1s；商品兑换申请处理、促销活动创建响应时间＜2s）；并发量（支持同时在线用户数≥50人（含会员查询、收银员操作），高峰时段（如周末10:00-12:00）无卡顿或崩溃）；数据处理（每日积分交易记录（含累积与消耗）≥1000条时，数据库查询效率无明显下降）。</w:t>
      </w:r>
    </w:p>
    <w:p w14:paraId="254B9337">
      <w:pPr>
        <w:numPr>
          <w:ilvl w:val="0"/>
          <w:numId w:val="16"/>
        </w:numPr>
        <w:rPr>
          <w:rFonts w:hint="eastAsia" w:ascii="宋体" w:hAnsi="宋体" w:eastAsia="宋体" w:cs="宋体"/>
          <w:b w:val="0"/>
          <w:color w:val="auto"/>
          <w:kern w:val="0"/>
          <w:sz w:val="24"/>
          <w:szCs w:val="24"/>
          <w:lang w:val="en-US" w:eastAsia="zh-CN" w:bidi="ar"/>
        </w:rPr>
      </w:pPr>
      <w:r>
        <w:rPr>
          <w:rFonts w:hint="eastAsia" w:ascii="宋体" w:hAnsi="宋体" w:eastAsia="宋体" w:cs="宋体"/>
          <w:b w:val="0"/>
          <w:color w:val="auto"/>
          <w:kern w:val="0"/>
          <w:sz w:val="24"/>
          <w:szCs w:val="24"/>
          <w:lang w:val="en-US" w:eastAsia="zh-CN" w:bidi="ar"/>
        </w:rPr>
        <w:t>安全需求</w:t>
      </w:r>
    </w:p>
    <w:p w14:paraId="04D7552F">
      <w:pPr>
        <w:numPr>
          <w:ilvl w:val="0"/>
          <w:numId w:val="0"/>
        </w:numPr>
        <w:rPr>
          <w:rFonts w:hint="default" w:ascii="宋体" w:hAnsi="宋体" w:eastAsia="宋体" w:cs="宋体"/>
          <w:b w:val="0"/>
          <w:color w:val="auto"/>
          <w:kern w:val="0"/>
          <w:sz w:val="24"/>
          <w:szCs w:val="24"/>
          <w:lang w:val="en-US" w:eastAsia="zh-CN" w:bidi="ar"/>
        </w:rPr>
      </w:pPr>
      <w:r>
        <w:rPr>
          <w:rFonts w:hint="default" w:ascii="宋体" w:hAnsi="宋体" w:eastAsia="宋体" w:cs="宋体"/>
          <w:b w:val="0"/>
          <w:color w:val="auto"/>
          <w:kern w:val="0"/>
          <w:sz w:val="24"/>
          <w:szCs w:val="24"/>
          <w:lang w:val="en-US" w:eastAsia="zh-CN" w:bidi="ar"/>
        </w:rPr>
        <w:t>数据安全</w:t>
      </w:r>
      <w:r>
        <w:rPr>
          <w:rFonts w:hint="eastAsia" w:ascii="宋体" w:hAnsi="宋体" w:eastAsia="宋体" w:cs="宋体"/>
          <w:b w:val="0"/>
          <w:color w:val="auto"/>
          <w:kern w:val="0"/>
          <w:sz w:val="24"/>
          <w:szCs w:val="24"/>
          <w:lang w:val="en-US" w:eastAsia="zh-CN" w:bidi="ar"/>
        </w:rPr>
        <w:t>（</w:t>
      </w:r>
      <w:r>
        <w:rPr>
          <w:rFonts w:hint="default" w:ascii="宋体" w:hAnsi="宋体" w:eastAsia="宋体" w:cs="宋体"/>
          <w:b w:val="0"/>
          <w:color w:val="auto"/>
          <w:kern w:val="0"/>
          <w:sz w:val="24"/>
          <w:szCs w:val="24"/>
          <w:lang w:val="en-US" w:eastAsia="zh-CN" w:bidi="ar"/>
        </w:rPr>
        <w:t>用户密码采用MD5加密存储，积分交易记录不可篡改（数据库设置审计日志，记录修改人、修改时间、修改内容）</w:t>
      </w:r>
      <w:r>
        <w:rPr>
          <w:rFonts w:hint="eastAsia" w:ascii="宋体" w:hAnsi="宋体" w:eastAsia="宋体" w:cs="宋体"/>
          <w:b w:val="0"/>
          <w:color w:val="auto"/>
          <w:kern w:val="0"/>
          <w:sz w:val="24"/>
          <w:szCs w:val="24"/>
          <w:lang w:val="en-US" w:eastAsia="zh-CN" w:bidi="ar"/>
        </w:rPr>
        <w:t>）</w:t>
      </w:r>
      <w:r>
        <w:rPr>
          <w:rFonts w:hint="default" w:ascii="宋体" w:hAnsi="宋体" w:eastAsia="宋体" w:cs="宋体"/>
          <w:b w:val="0"/>
          <w:color w:val="auto"/>
          <w:kern w:val="0"/>
          <w:sz w:val="24"/>
          <w:szCs w:val="24"/>
          <w:lang w:val="en-US" w:eastAsia="zh-CN" w:bidi="ar"/>
        </w:rPr>
        <w:t>；权限安全</w:t>
      </w:r>
      <w:r>
        <w:rPr>
          <w:rFonts w:hint="eastAsia" w:ascii="宋体" w:hAnsi="宋体" w:eastAsia="宋体" w:cs="宋体"/>
          <w:b w:val="0"/>
          <w:color w:val="auto"/>
          <w:kern w:val="0"/>
          <w:sz w:val="24"/>
          <w:szCs w:val="24"/>
          <w:lang w:val="en-US" w:eastAsia="zh-CN" w:bidi="ar"/>
        </w:rPr>
        <w:t>（</w:t>
      </w:r>
      <w:r>
        <w:rPr>
          <w:rFonts w:hint="default" w:ascii="宋体" w:hAnsi="宋体" w:eastAsia="宋体" w:cs="宋体"/>
          <w:b w:val="0"/>
          <w:color w:val="auto"/>
          <w:kern w:val="0"/>
          <w:sz w:val="24"/>
          <w:szCs w:val="24"/>
          <w:lang w:val="en-US" w:eastAsia="zh-CN" w:bidi="ar"/>
        </w:rPr>
        <w:t>禁止越权操作（如会员无法访问促销活动管理页面，收银员无法修改积分兑换比例），未登录用户仅可访问会员注册/登录页面</w:t>
      </w:r>
      <w:r>
        <w:rPr>
          <w:rFonts w:hint="eastAsia" w:ascii="宋体" w:hAnsi="宋体" w:eastAsia="宋体" w:cs="宋体"/>
          <w:b w:val="0"/>
          <w:color w:val="auto"/>
          <w:kern w:val="0"/>
          <w:sz w:val="24"/>
          <w:szCs w:val="24"/>
          <w:lang w:val="en-US" w:eastAsia="zh-CN" w:bidi="ar"/>
        </w:rPr>
        <w:t>）</w:t>
      </w:r>
      <w:r>
        <w:rPr>
          <w:rFonts w:hint="default" w:ascii="宋体" w:hAnsi="宋体" w:eastAsia="宋体" w:cs="宋体"/>
          <w:b w:val="0"/>
          <w:color w:val="auto"/>
          <w:kern w:val="0"/>
          <w:sz w:val="24"/>
          <w:szCs w:val="24"/>
          <w:lang w:val="en-US" w:eastAsia="zh-CN" w:bidi="ar"/>
        </w:rPr>
        <w:t>；</w:t>
      </w:r>
    </w:p>
    <w:p w14:paraId="088F9983">
      <w:pPr>
        <w:numPr>
          <w:ilvl w:val="0"/>
          <w:numId w:val="0"/>
        </w:numPr>
        <w:rPr>
          <w:rFonts w:hint="default" w:ascii="宋体" w:hAnsi="宋体" w:eastAsia="宋体" w:cs="宋体"/>
          <w:b w:val="0"/>
          <w:color w:val="auto"/>
          <w:kern w:val="0"/>
          <w:sz w:val="24"/>
          <w:szCs w:val="24"/>
          <w:lang w:val="en-US" w:eastAsia="zh-CN" w:bidi="ar"/>
        </w:rPr>
      </w:pPr>
      <w:r>
        <w:rPr>
          <w:rFonts w:hint="default" w:ascii="宋体" w:hAnsi="宋体" w:eastAsia="宋体" w:cs="宋体"/>
          <w:b w:val="0"/>
          <w:color w:val="auto"/>
          <w:kern w:val="0"/>
          <w:sz w:val="24"/>
          <w:szCs w:val="24"/>
          <w:lang w:val="en-US" w:eastAsia="zh-CN" w:bidi="ar"/>
        </w:rPr>
        <w:t>传输安全</w:t>
      </w:r>
      <w:r>
        <w:rPr>
          <w:rFonts w:hint="eastAsia" w:ascii="宋体" w:hAnsi="宋体" w:eastAsia="宋体" w:cs="宋体"/>
          <w:b w:val="0"/>
          <w:color w:val="auto"/>
          <w:kern w:val="0"/>
          <w:sz w:val="24"/>
          <w:szCs w:val="24"/>
          <w:lang w:val="en-US" w:eastAsia="zh-CN" w:bidi="ar"/>
        </w:rPr>
        <w:t>（</w:t>
      </w:r>
      <w:r>
        <w:rPr>
          <w:rFonts w:hint="default" w:ascii="宋体" w:hAnsi="宋体" w:eastAsia="宋体" w:cs="宋体"/>
          <w:b w:val="0"/>
          <w:color w:val="auto"/>
          <w:kern w:val="0"/>
          <w:sz w:val="24"/>
          <w:szCs w:val="24"/>
          <w:lang w:val="en-US" w:eastAsia="zh-CN" w:bidi="ar"/>
        </w:rPr>
        <w:t>采用HTTPS协议传输数据，避免积分数据、会员信息在传输过程中被窃取或篡改</w:t>
      </w:r>
      <w:r>
        <w:rPr>
          <w:rFonts w:hint="eastAsia" w:ascii="宋体" w:hAnsi="宋体" w:eastAsia="宋体" w:cs="宋体"/>
          <w:b w:val="0"/>
          <w:color w:val="auto"/>
          <w:kern w:val="0"/>
          <w:sz w:val="24"/>
          <w:szCs w:val="24"/>
          <w:lang w:val="en-US" w:eastAsia="zh-CN" w:bidi="ar"/>
        </w:rPr>
        <w:t>）</w:t>
      </w:r>
      <w:r>
        <w:rPr>
          <w:rFonts w:hint="default" w:ascii="宋体" w:hAnsi="宋体" w:eastAsia="宋体" w:cs="宋体"/>
          <w:b w:val="0"/>
          <w:color w:val="auto"/>
          <w:kern w:val="0"/>
          <w:sz w:val="24"/>
          <w:szCs w:val="24"/>
          <w:lang w:val="en-US" w:eastAsia="zh-CN" w:bidi="ar"/>
        </w:rPr>
        <w:t>。</w:t>
      </w:r>
    </w:p>
    <w:p w14:paraId="03907A10">
      <w:pPr>
        <w:pStyle w:val="4"/>
        <w:bidi w:val="0"/>
      </w:pPr>
      <w:bookmarkStart w:id="35" w:name="_Toc24565"/>
      <w:bookmarkStart w:id="36" w:name="_Toc21662"/>
      <w:r>
        <w:t>3.</w:t>
      </w:r>
      <w:ins w:id="447" w:author="Top童话" w:date="2026-01-29T16:09:58Z">
        <w:r>
          <w:rPr>
            <w:rFonts w:hint="eastAsia"/>
            <w:lang w:val="en-US" w:eastAsia="zh-CN"/>
          </w:rPr>
          <w:t>2</w:t>
        </w:r>
      </w:ins>
      <w:del w:id="448" w:author="Top童话" w:date="2026-01-29T16:09:57Z">
        <w:r>
          <w:rPr/>
          <w:delText>3</w:delText>
        </w:r>
        <w:bookmarkEnd w:id="35"/>
      </w:del>
      <w:r>
        <w:rPr>
          <w:rFonts w:hint="eastAsia"/>
        </w:rPr>
        <w:t>可行性分析</w:t>
      </w:r>
      <w:bookmarkEnd w:id="36"/>
      <w:r>
        <w:commentReference w:id="14"/>
      </w:r>
    </w:p>
    <w:p w14:paraId="2B1378D0">
      <w:pPr>
        <w:numPr>
          <w:ilvl w:val="0"/>
          <w:numId w:val="0"/>
        </w:numPr>
        <w:ind w:firstLine="480" w:firstLineChars="200"/>
        <w:rPr>
          <w:rFonts w:hint="eastAsia" w:ascii="宋体" w:hAnsi="宋体" w:eastAsia="宋体" w:cs="宋体"/>
          <w:b w:val="0"/>
          <w:color w:val="auto"/>
          <w:kern w:val="0"/>
          <w:sz w:val="24"/>
          <w:szCs w:val="24"/>
          <w:lang w:val="en-US" w:eastAsia="zh-CN" w:bidi="ar"/>
        </w:rPr>
      </w:pPr>
      <w:r>
        <w:rPr>
          <w:rFonts w:hint="eastAsia" w:ascii="宋体" w:hAnsi="宋体" w:eastAsia="宋体" w:cs="宋体"/>
          <w:b w:val="0"/>
          <w:color w:val="auto"/>
          <w:kern w:val="0"/>
          <w:sz w:val="24"/>
          <w:szCs w:val="24"/>
          <w:lang w:val="en-US" w:eastAsia="zh-CN" w:bidi="ar"/>
        </w:rPr>
        <w:t>系统采用的Java EE、MySQL、JFreeChart等技术均为成熟开源技术，文档丰富、社区支持完善，开发难度适中，适合本科阶段技术能力范围。开发工具可选用IDEA（后端）和Navicat（数据库管理），均为免费或低成本工具，无需高额软件采购费用；同时，系统采用B/S架构，部署于超市本地服务器，会员通过浏览器访问，无需安装客户端，降低部署与维护成本。系统界面设计贴合用户操作习惯，收银员模块模拟现有POS系统操作流程，减少培训成本；会员模块操作路径简洁，支持手机验证码登录（无需记忆密码）；超市经理模块数据报表采用可视化图表，无需专业数据分析能力即可理解。同时，系统提供操作手册（含图文步骤），新用户可在1小时内掌握核心操作，满足超市快速上手需求。</w:t>
      </w:r>
    </w:p>
    <w:p w14:paraId="250E9383">
      <w:pPr>
        <w:ind w:firstLine="480"/>
      </w:pPr>
      <w:bookmarkStart w:id="37" w:name="_Toc12117"/>
      <w:r>
        <w:rPr>
          <w:rFonts w:hint="eastAsia"/>
        </w:rPr>
        <w:br w:type="page"/>
      </w:r>
    </w:p>
    <w:p w14:paraId="3B3DDB29">
      <w:pPr>
        <w:pStyle w:val="3"/>
        <w:bidi w:val="0"/>
      </w:pPr>
      <w:bookmarkStart w:id="38" w:name="_Toc22043"/>
      <w:r>
        <w:rPr>
          <w:rFonts w:hint="eastAsia"/>
        </w:rPr>
        <w:t>4</w:t>
      </w:r>
      <w:bookmarkEnd w:id="37"/>
      <w:r>
        <w:rPr>
          <w:rFonts w:hint="eastAsia"/>
        </w:rPr>
        <w:t>系统设计</w:t>
      </w:r>
      <w:bookmarkEnd w:id="38"/>
      <w:r>
        <w:commentReference w:id="15"/>
      </w:r>
    </w:p>
    <w:p w14:paraId="4F0D942D">
      <w:pPr>
        <w:pStyle w:val="4"/>
        <w:spacing w:before="240"/>
        <w:rPr>
          <w:rFonts w:ascii="Times New Roman" w:hAnsi="Times New Roman"/>
        </w:rPr>
      </w:pPr>
      <w:bookmarkStart w:id="39" w:name="_Toc12952"/>
      <w:bookmarkStart w:id="40" w:name="_Toc15459"/>
      <w:r>
        <w:rPr>
          <w:rFonts w:ascii="Times New Roman" w:hAnsi="Times New Roman"/>
        </w:rPr>
        <w:t>4.1</w:t>
      </w:r>
      <w:bookmarkEnd w:id="39"/>
      <w:r>
        <w:rPr>
          <w:rFonts w:hint="eastAsia" w:ascii="Times New Roman" w:hAnsi="Times New Roman"/>
        </w:rPr>
        <w:t>系统总体设计</w:t>
      </w:r>
      <w:bookmarkEnd w:id="40"/>
    </w:p>
    <w:p w14:paraId="56FA6BD8">
      <w:pPr>
        <w:ind w:firstLine="480"/>
        <w:rPr>
          <w:rFonts w:hint="eastAsia" w:ascii="宋体" w:hAnsi="宋体"/>
          <w:b/>
        </w:rPr>
      </w:pPr>
      <w:r>
        <w:rPr>
          <w:rFonts w:hint="eastAsia" w:ascii="宋体" w:hAnsi="宋体"/>
          <w:szCs w:val="21"/>
        </w:rPr>
        <w:t>系统采用经典的三层架构模式（Three-Tier Architecture），结合MVC设计模式，确保系统的可维护性和可扩展性。</w:t>
      </w:r>
    </w:p>
    <w:p w14:paraId="60083414">
      <w:pPr>
        <w:pStyle w:val="4"/>
        <w:spacing w:before="240"/>
        <w:rPr>
          <w:rFonts w:ascii="Times New Roman" w:hAnsi="Times New Roman"/>
        </w:rPr>
      </w:pPr>
      <w:bookmarkStart w:id="41" w:name="_Toc30231"/>
      <w:bookmarkStart w:id="42" w:name="_Toc1345"/>
      <w:r>
        <w:rPr>
          <w:rFonts w:ascii="Times New Roman" w:hAnsi="Times New Roman"/>
        </w:rPr>
        <w:t>4.2</w:t>
      </w:r>
      <w:bookmarkEnd w:id="41"/>
      <w:r>
        <w:rPr>
          <w:rFonts w:hint="eastAsia" w:ascii="Times New Roman" w:hAnsi="Times New Roman"/>
        </w:rPr>
        <w:t>系统详细设计</w:t>
      </w:r>
      <w:bookmarkEnd w:id="42"/>
    </w:p>
    <w:p w14:paraId="35C2D1B6">
      <w:pPr>
        <w:pStyle w:val="5"/>
        <w:spacing w:before="240"/>
      </w:pPr>
      <w:bookmarkStart w:id="43" w:name="_Toc27511"/>
      <w:bookmarkStart w:id="44" w:name="_Toc9942"/>
      <w:bookmarkStart w:id="45" w:name="_Toc2575"/>
      <w:bookmarkStart w:id="46" w:name="_Toc17336"/>
      <w:r>
        <w:rPr>
          <w:rFonts w:hint="eastAsia"/>
        </w:rPr>
        <w:t>4.2.1</w:t>
      </w:r>
      <w:bookmarkEnd w:id="43"/>
      <w:bookmarkEnd w:id="44"/>
      <w:bookmarkEnd w:id="45"/>
      <w:r>
        <w:rPr>
          <w:rFonts w:hint="eastAsia"/>
        </w:rPr>
        <w:t>设计目标</w:t>
      </w:r>
      <w:bookmarkEnd w:id="46"/>
    </w:p>
    <w:p w14:paraId="0DF402EB">
      <w:pPr>
        <w:ind w:firstLine="420" w:firstLineChars="200"/>
        <w:rPr>
          <w:rFonts w:ascii="宋体" w:hAnsi="宋体" w:eastAsia="宋体"/>
        </w:rPr>
      </w:pPr>
      <w:r>
        <w:rPr>
          <w:rFonts w:ascii="宋体" w:hAnsi="宋体" w:eastAsia="宋体"/>
        </w:rPr>
        <w:t>功能性目标</w:t>
      </w:r>
      <w:r>
        <w:rPr>
          <w:rFonts w:hint="eastAsia" w:ascii="宋体" w:hAnsi="宋体" w:eastAsia="宋体"/>
        </w:rPr>
        <w:t>有积分管理自动（化实现积分获取、消费、兑换的全流程自动化管理，提高超市运营效率）；多角色权限管理（支持会员、收银员、经理、管理员四种角色，实现分级权限控制）；实时数据处理（确保积分交易、库存变更、促销活动等业务数据的实时性和一致性）；灵活促销机制(支持多种促销活动类型，提供可配置的促销规则引擎）。</w:t>
      </w:r>
    </w:p>
    <w:p w14:paraId="6520B601">
      <w:pPr>
        <w:ind w:firstLine="420" w:firstLineChars="200"/>
      </w:pPr>
      <w:r>
        <w:rPr>
          <w:rFonts w:ascii="宋体" w:hAnsi="宋体" w:eastAsia="宋体"/>
        </w:rPr>
        <w:t>非功能性目标</w:t>
      </w:r>
      <w:r>
        <w:rPr>
          <w:rFonts w:hint="eastAsia" w:ascii="宋体" w:hAnsi="宋体" w:eastAsia="宋体"/>
        </w:rPr>
        <w:t>有</w:t>
      </w:r>
      <w:r>
        <w:rPr>
          <w:rFonts w:ascii="宋体" w:hAnsi="宋体" w:eastAsia="宋体"/>
        </w:rPr>
        <w:t>可靠性</w:t>
      </w:r>
      <w:r>
        <w:rPr>
          <w:rFonts w:hint="eastAsia" w:ascii="宋体" w:hAnsi="宋体" w:eastAsia="宋体"/>
        </w:rPr>
        <w:t>（</w:t>
      </w:r>
      <w:r>
        <w:rPr>
          <w:rFonts w:ascii="宋体" w:hAnsi="宋体" w:eastAsia="宋体"/>
        </w:rPr>
        <w:t>系统可用性达到99.5%以上，支持7×24小时稳定运行</w:t>
      </w:r>
      <w:r>
        <w:rPr>
          <w:rFonts w:hint="eastAsia" w:ascii="宋体" w:hAnsi="宋体" w:eastAsia="宋体"/>
        </w:rPr>
        <w:t>）；</w:t>
      </w:r>
      <w:r>
        <w:rPr>
          <w:rFonts w:ascii="宋体" w:hAnsi="宋体" w:eastAsia="宋体"/>
        </w:rPr>
        <w:t>性能</w:t>
      </w:r>
      <w:r>
        <w:rPr>
          <w:rFonts w:hint="eastAsia" w:ascii="宋体" w:hAnsi="宋体" w:eastAsia="宋体"/>
        </w:rPr>
        <w:t>（</w:t>
      </w:r>
      <w:r>
        <w:rPr>
          <w:rFonts w:ascii="宋体" w:hAnsi="宋体" w:eastAsia="宋体"/>
        </w:rPr>
        <w:t>单次积分交易处理时间不超过200ms，支持并发用户数500+</w:t>
      </w:r>
      <w:r>
        <w:rPr>
          <w:rFonts w:hint="eastAsia" w:ascii="宋体" w:hAnsi="宋体" w:eastAsia="宋体"/>
        </w:rPr>
        <w:t>）；</w:t>
      </w:r>
      <w:r>
        <w:rPr>
          <w:rFonts w:ascii="宋体" w:hAnsi="宋体" w:eastAsia="宋体"/>
        </w:rPr>
        <w:t>安全性</w:t>
      </w:r>
      <w:r>
        <w:rPr>
          <w:rFonts w:hint="eastAsia" w:ascii="宋体" w:hAnsi="宋体" w:eastAsia="宋体"/>
        </w:rPr>
        <w:t>（</w:t>
      </w:r>
      <w:r>
        <w:rPr>
          <w:rFonts w:ascii="宋体" w:hAnsi="宋体" w:eastAsia="宋体"/>
        </w:rPr>
        <w:t>采用BCrypt密码加密，防止SQL注入和XSS攻击</w:t>
      </w:r>
      <w:r>
        <w:rPr>
          <w:rFonts w:hint="eastAsia" w:ascii="宋体" w:hAnsi="宋体" w:eastAsia="宋体"/>
        </w:rPr>
        <w:t>）；</w:t>
      </w:r>
      <w:r>
        <w:rPr>
          <w:rFonts w:ascii="宋体" w:hAnsi="宋体" w:eastAsia="宋体"/>
        </w:rPr>
        <w:t>可扩展性</w:t>
      </w:r>
      <w:r>
        <w:rPr>
          <w:rFonts w:hint="eastAsia" w:ascii="宋体" w:hAnsi="宋体" w:eastAsia="宋体"/>
        </w:rPr>
        <w:t>（</w:t>
      </w:r>
      <w:r>
        <w:rPr>
          <w:rFonts w:ascii="宋体" w:hAnsi="宋体" w:eastAsia="宋体"/>
        </w:rPr>
        <w:t>采用分层架构设计，支持功能模块的灵活扩展</w:t>
      </w:r>
      <w:r>
        <w:rPr>
          <w:rFonts w:hint="eastAsia" w:ascii="宋体" w:hAnsi="宋体" w:eastAsia="宋体"/>
        </w:rPr>
        <w:t>）；</w:t>
      </w:r>
      <w:r>
        <w:rPr>
          <w:rFonts w:ascii="宋体" w:hAnsi="宋体" w:eastAsia="宋体"/>
        </w:rPr>
        <w:t>易用性</w:t>
      </w:r>
      <w:r>
        <w:rPr>
          <w:rFonts w:hint="eastAsia" w:ascii="宋体" w:hAnsi="宋体" w:eastAsia="宋体"/>
        </w:rPr>
        <w:t>（</w:t>
      </w:r>
      <w:r>
        <w:rPr>
          <w:rFonts w:ascii="宋体" w:hAnsi="宋体" w:eastAsia="宋体"/>
        </w:rPr>
        <w:t>提供直观的用户界面，操作流程简洁明了</w:t>
      </w:r>
      <w:r>
        <w:rPr>
          <w:rFonts w:hint="eastAsia" w:ascii="宋体" w:hAnsi="宋体" w:eastAsia="宋体"/>
        </w:rPr>
        <w:t>）</w:t>
      </w:r>
      <w:r>
        <w:rPr>
          <w:rFonts w:hint="eastAsia"/>
        </w:rPr>
        <w:t>。</w:t>
      </w:r>
    </w:p>
    <w:p w14:paraId="32F32CE4">
      <w:pPr>
        <w:pStyle w:val="5"/>
        <w:spacing w:before="240"/>
      </w:pPr>
      <w:bookmarkStart w:id="47" w:name="_Toc5293"/>
      <w:bookmarkStart w:id="48" w:name="_Toc20063"/>
      <w:bookmarkStart w:id="49" w:name="_Toc13562"/>
      <w:bookmarkStart w:id="50" w:name="_Toc22673"/>
      <w:r>
        <w:rPr>
          <w:rFonts w:hint="eastAsia"/>
        </w:rPr>
        <w:t>4.2.2</w:t>
      </w:r>
      <w:bookmarkEnd w:id="47"/>
      <w:bookmarkEnd w:id="48"/>
      <w:bookmarkEnd w:id="49"/>
      <w:r>
        <w:rPr>
          <w:rFonts w:hint="eastAsia"/>
        </w:rPr>
        <w:t>模块设计</w:t>
      </w:r>
      <w:bookmarkEnd w:id="50"/>
    </w:p>
    <w:p w14:paraId="360DE937">
      <w:pPr>
        <w:pStyle w:val="109"/>
      </w:pPr>
      <w:r>
        <w:rPr>
          <w:rFonts w:hint="eastAsia"/>
        </w:rPr>
        <w:t>4.2.2.1核心业务模块</w:t>
      </w:r>
    </w:p>
    <w:p w14:paraId="27ADD835">
      <w:pPr>
        <w:ind w:firstLine="420" w:firstLineChars="200"/>
      </w:pPr>
      <w:r>
        <w:rPr>
          <w:rFonts w:hint="eastAsia"/>
        </w:rPr>
        <w:t>用户管理模块包括实体类（User）；控制器（LoginServlet、RegisterServlet、AdminDashboardServlet）；功能特性有多角色用户注册与认证（会员、收银员、经理、管理员）；BCrypt密码加密存储；会员等级管理（铜牌、银牌、金牌、白金）；Session会话管理。</w:t>
      </w:r>
    </w:p>
    <w:p w14:paraId="5BF0B90E">
      <w:pPr>
        <w:ind w:firstLine="420" w:firstLineChars="200"/>
      </w:pPr>
      <w:r>
        <w:rPr>
          <w:rFonts w:hint="eastAsia"/>
        </w:rPr>
        <w:t>积分管理模块包括实体类（PointTransaction）；控制器（CashierTransactionServlet、MemberPointsServlet）；能特性有积分获取规则配置（每消费1元获得积分数、最低消费金额）；积分交易记录管理（获得、兑换、过期、调整）；积分历史查询与统计分析；促销活动积分计算。</w:t>
      </w:r>
    </w:p>
    <w:p w14:paraId="20621F84">
      <w:pPr>
        <w:ind w:firstLine="420" w:firstLineChars="200"/>
        <w:rPr>
          <w:rFonts w:hint="eastAsia" w:ascii="宋体" w:hAnsi="宋体" w:eastAsia="宋体"/>
        </w:rPr>
      </w:pPr>
      <w:r>
        <w:rPr>
          <w:rFonts w:hint="eastAsia" w:ascii="宋体" w:hAnsi="宋体" w:eastAsia="宋体"/>
        </w:rPr>
        <w:t>商品兑换模块包括实体类（RedemptionItem）；控制器（RedemptionServlet、RedemptionManagementServlet）；功能特性有兑换商品分类管理（优惠券、实物商品、服务类）；积分兑换业务流程；库存管理与同步；兑换记录追踪。</w:t>
      </w:r>
    </w:p>
    <w:p w14:paraId="4EB8BA45"/>
    <w:p w14:paraId="1FCEDA5C">
      <w:pPr>
        <w:pStyle w:val="4"/>
        <w:spacing w:before="240"/>
        <w:rPr>
          <w:rFonts w:ascii="Times New Roman" w:hAnsi="Times New Roman"/>
        </w:rPr>
      </w:pPr>
      <w:bookmarkStart w:id="51" w:name="_Toc25140"/>
      <w:bookmarkStart w:id="52" w:name="_Toc5881"/>
      <w:r>
        <w:rPr>
          <w:rFonts w:ascii="Times New Roman" w:hAnsi="Times New Roman"/>
        </w:rPr>
        <w:t>4.3</w:t>
      </w:r>
      <w:bookmarkEnd w:id="51"/>
      <w:r>
        <w:rPr>
          <w:rFonts w:hint="eastAsia" w:ascii="Times New Roman" w:hAnsi="Times New Roman"/>
        </w:rPr>
        <w:t>数据库设计</w:t>
      </w:r>
      <w:bookmarkEnd w:id="52"/>
    </w:p>
    <w:p w14:paraId="5D9BC779">
      <w:pPr>
        <w:pStyle w:val="5"/>
        <w:spacing w:before="240"/>
      </w:pPr>
      <w:bookmarkStart w:id="53" w:name="_Toc11923"/>
      <w:bookmarkStart w:id="54" w:name="_Toc17561"/>
      <w:bookmarkStart w:id="55" w:name="_Toc27332"/>
      <w:bookmarkStart w:id="56" w:name="_Toc5082"/>
      <w:bookmarkStart w:id="57" w:name="_Toc15286"/>
      <w:bookmarkStart w:id="58" w:name="_Toc23517"/>
      <w:r>
        <w:rPr>
          <w:rFonts w:hint="eastAsia"/>
        </w:rPr>
        <w:t>4.3.1</w:t>
      </w:r>
      <w:bookmarkEnd w:id="53"/>
      <w:bookmarkEnd w:id="54"/>
      <w:bookmarkEnd w:id="55"/>
      <w:bookmarkEnd w:id="56"/>
      <w:bookmarkEnd w:id="57"/>
      <w:r>
        <w:rPr>
          <w:rFonts w:hint="eastAsia"/>
        </w:rPr>
        <w:t>数据库概念设计</w:t>
      </w:r>
      <w:bookmarkEnd w:id="58"/>
    </w:p>
    <w:p w14:paraId="3C4054CF">
      <w:pPr>
        <w:ind w:firstLine="480"/>
        <w:rPr>
          <w:rFonts w:hint="eastAsia" w:ascii="宋体" w:hAnsi="宋体" w:cs="宋体" w:eastAsiaTheme="minorEastAsia"/>
          <w:lang w:eastAsia="zh-CN"/>
        </w:rPr>
      </w:pPr>
      <w:r>
        <w:rPr>
          <w:rFonts w:hint="eastAsia" w:ascii="宋体" w:hAnsi="宋体" w:cs="宋体" w:eastAsiaTheme="minorEastAsia"/>
          <w:lang w:eastAsia="zh-CN"/>
        </w:rPr>
        <w:drawing>
          <wp:inline distT="0" distB="0" distL="114300" distR="114300">
            <wp:extent cx="2085975" cy="4029075"/>
            <wp:effectExtent l="0" t="0" r="1905" b="9525"/>
            <wp:docPr id="1" name="图片 1" descr="ff0b3ff0-4fb2-4b54-9537-33baa90fb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0b3ff0-4fb2-4b54-9537-33baa90fbb4c"/>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085975" cy="4029075"/>
                    </a:xfrm>
                    <a:prstGeom prst="rect">
                      <a:avLst/>
                    </a:prstGeom>
                  </pic:spPr>
                </pic:pic>
              </a:graphicData>
            </a:graphic>
          </wp:inline>
        </w:drawing>
      </w:r>
    </w:p>
    <w:p w14:paraId="0B02599A">
      <w:pPr>
        <w:jc w:val="center"/>
        <w:rPr>
          <w:rFonts w:hint="eastAsia" w:ascii="宋体" w:hAnsi="宋体"/>
          <w:b/>
          <w:bCs/>
        </w:rPr>
      </w:pPr>
    </w:p>
    <w:p w14:paraId="0DA09381">
      <w:pPr>
        <w:pStyle w:val="5"/>
        <w:spacing w:before="240"/>
      </w:pPr>
      <w:bookmarkStart w:id="59" w:name="_Toc197"/>
      <w:bookmarkStart w:id="60" w:name="_Toc3660_WPSOffice_Level1"/>
      <w:bookmarkStart w:id="61" w:name="_Toc12705"/>
      <w:bookmarkStart w:id="62" w:name="_Toc10116"/>
      <w:bookmarkStart w:id="63" w:name="_Toc26912"/>
      <w:bookmarkStart w:id="64" w:name="_Toc1629"/>
      <w:bookmarkStart w:id="65" w:name="_Toc26634"/>
      <w:r>
        <w:rPr>
          <w:rFonts w:hint="eastAsia"/>
        </w:rPr>
        <w:t>4.3.2</w:t>
      </w:r>
      <w:bookmarkEnd w:id="59"/>
      <w:bookmarkEnd w:id="60"/>
      <w:bookmarkEnd w:id="61"/>
      <w:bookmarkEnd w:id="62"/>
      <w:bookmarkEnd w:id="63"/>
      <w:bookmarkEnd w:id="64"/>
      <w:r>
        <w:rPr>
          <w:rFonts w:hint="eastAsia"/>
        </w:rPr>
        <w:t>数据逻辑结构设计</w:t>
      </w:r>
      <w:bookmarkEnd w:id="65"/>
    </w:p>
    <w:p w14:paraId="64478152">
      <w:pPr>
        <w:ind w:firstLine="480"/>
      </w:pPr>
      <w:bookmarkStart w:id="66" w:name="_Hlk170916735"/>
      <w:r>
        <w:rPr>
          <w:rFonts w:hint="eastAsia"/>
        </w:rPr>
        <w:t>（1）</w:t>
      </w:r>
      <w:r>
        <w:rPr>
          <w:rFonts w:hint="eastAsia"/>
          <w:lang w:val="en-US" w:eastAsia="zh-CN"/>
        </w:rPr>
        <w:t>用户</w:t>
      </w:r>
      <w:r>
        <w:rPr>
          <w:rFonts w:hint="eastAsia"/>
        </w:rPr>
        <w:t>模块</w:t>
      </w:r>
    </w:p>
    <w:p w14:paraId="26390F3E">
      <w:pPr>
        <w:ind w:firstLine="480"/>
        <w:rPr>
          <w:rFonts w:hint="eastAsia" w:ascii="宋体" w:hAnsi="宋体"/>
          <w:b/>
          <w:bCs/>
        </w:rPr>
      </w:pPr>
      <w:r>
        <w:rPr>
          <w:rFonts w:hint="eastAsia"/>
        </w:rPr>
        <w:t>分模块介绍该模块下的数据表，主要应包括如下字段。注意表格标题在上方居中，字体为黑体五号。表格中文字为宋体小四。表格与图片单独编号，此处表</w:t>
      </w:r>
      <w:bookmarkEnd w:id="66"/>
      <w:r>
        <w:rPr>
          <w:rFonts w:hint="eastAsia"/>
        </w:rPr>
        <w:t>4.1表示第四章的第一个表。</w:t>
      </w:r>
    </w:p>
    <w:tbl>
      <w:tblPr>
        <w:tblStyle w:val="88"/>
        <w:tblW w:w="8522"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2630"/>
        <w:gridCol w:w="3075"/>
        <w:gridCol w:w="1329"/>
        <w:gridCol w:w="1488"/>
      </w:tblGrid>
      <w:tr w14:paraId="1352CEF7">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2630" w:type="dxa"/>
            <w:tcBorders>
              <w:top w:val="single" w:color="auto" w:sz="12"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4B0A1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bookmarkStart w:id="67" w:name="_Toc6770"/>
            <w:bookmarkStart w:id="68" w:name="_Toc20304"/>
            <w:bookmarkStart w:id="69" w:name="_Toc22703"/>
            <w:bookmarkStart w:id="70" w:name="_Toc16343"/>
            <w:bookmarkStart w:id="71" w:name="_Toc22962_WPSOffice_Level1"/>
            <w:bookmarkStart w:id="72" w:name="_Toc24721"/>
            <w:r>
              <w:rPr>
                <w:rFonts w:hint="eastAsia" w:ascii="黑体" w:hAnsi="黑体" w:eastAsia="黑体" w:cs="黑体"/>
                <w:b/>
                <w:kern w:val="0"/>
                <w:sz w:val="21"/>
                <w:szCs w:val="21"/>
                <w:lang w:val="en-US" w:eastAsia="zh-CN" w:bidi="ar"/>
              </w:rPr>
              <w:t>字段名</w:t>
            </w:r>
          </w:p>
        </w:tc>
        <w:tc>
          <w:tcPr>
            <w:tcW w:w="3075"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F0756C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数据类型</w:t>
            </w:r>
          </w:p>
        </w:tc>
        <w:tc>
          <w:tcPr>
            <w:tcW w:w="1329"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58BA3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主外键</w:t>
            </w:r>
          </w:p>
        </w:tc>
        <w:tc>
          <w:tcPr>
            <w:tcW w:w="1488" w:type="dxa"/>
            <w:tcBorders>
              <w:top w:val="single" w:color="auto" w:sz="12"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F1C7CA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能否为空</w:t>
            </w:r>
          </w:p>
        </w:tc>
      </w:tr>
      <w:tr w14:paraId="3E0BFF95">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640F2D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user_id</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EE5857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23B214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主键</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C3D3B6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6A9C7D0B">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98BF96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membership_card_number</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AB945D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VARCHAR(50)</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B24A8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唯一键</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0641B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是</w:t>
            </w:r>
          </w:p>
        </w:tc>
      </w:tr>
      <w:tr w14:paraId="0719B4F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1FAB40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username</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38A4E5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VARCHAR(50)</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4F02F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唯一键</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44C6D5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46F1135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B551A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password</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10BCB6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VARCHAR(255)</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E73896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265640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32FE29F6">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C07983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real_name</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80CB0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VARCHAR(100)</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8F63F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472B41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29F50D65">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025AC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phone</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655AAC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VARCHAR(20)</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294E13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唯一键</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5B29BF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是</w:t>
            </w:r>
          </w:p>
        </w:tc>
      </w:tr>
      <w:tr w14:paraId="3426C50F">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FA150F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role</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9885F8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ENUM('MEMBER','CASHIER','MANAGER','ADMIN')</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99B633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9D4E25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7E4D6B9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DFCF80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membership_level</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81DD7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VARCHAR(20)</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BCEA5C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5C431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是</w:t>
            </w:r>
          </w:p>
        </w:tc>
      </w:tr>
      <w:tr w14:paraId="6152EA02">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AB2325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total_points</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A45F3B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59FFE9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FDA93D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7E349B4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A7053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is_active</w:t>
            </w:r>
          </w:p>
        </w:tc>
        <w:tc>
          <w:tcPr>
            <w:tcW w:w="307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FE5CEF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TINYINT(1)</w:t>
            </w:r>
          </w:p>
        </w:tc>
        <w:tc>
          <w:tcPr>
            <w:tcW w:w="13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053FB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F88F4D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r w14:paraId="6CE56A05">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2630" w:type="dxa"/>
            <w:tcBorders>
              <w:top w:val="single" w:color="auto" w:sz="4" w:space="0"/>
              <w:left w:val="single" w:color="auto" w:sz="12" w:space="0"/>
              <w:bottom w:val="single" w:color="auto" w:sz="12" w:space="0"/>
              <w:right w:val="single" w:color="auto" w:sz="4" w:space="0"/>
            </w:tcBorders>
            <w:shd w:val="clear" w:color="auto" w:fill="auto"/>
            <w:tcMar>
              <w:top w:w="108" w:type="dxa"/>
              <w:left w:w="96" w:type="dxa"/>
              <w:bottom w:w="108" w:type="dxa"/>
              <w:right w:w="96" w:type="dxa"/>
            </w:tcMar>
            <w:vAlign w:val="center"/>
          </w:tcPr>
          <w:p w14:paraId="24459D4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created_at</w:t>
            </w:r>
          </w:p>
        </w:tc>
        <w:tc>
          <w:tcPr>
            <w:tcW w:w="3075"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71D819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TIMESTAMP</w:t>
            </w:r>
          </w:p>
        </w:tc>
        <w:tc>
          <w:tcPr>
            <w:tcW w:w="1329"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6661A96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否</w:t>
            </w:r>
          </w:p>
        </w:tc>
        <w:tc>
          <w:tcPr>
            <w:tcW w:w="1488" w:type="dxa"/>
            <w:tcBorders>
              <w:top w:val="single" w:color="auto" w:sz="4" w:space="0"/>
              <w:left w:val="single" w:color="auto" w:sz="4" w:space="0"/>
              <w:bottom w:val="single" w:color="auto" w:sz="12" w:space="0"/>
              <w:right w:val="single" w:color="auto" w:sz="12" w:space="0"/>
            </w:tcBorders>
            <w:shd w:val="clear" w:color="auto" w:fill="auto"/>
            <w:tcMar>
              <w:top w:w="108" w:type="dxa"/>
              <w:left w:w="96" w:type="dxa"/>
              <w:bottom w:w="108" w:type="dxa"/>
              <w:right w:w="96" w:type="dxa"/>
            </w:tcMar>
            <w:vAlign w:val="center"/>
          </w:tcPr>
          <w:p w14:paraId="28FB0DF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r>
    </w:tbl>
    <w:p w14:paraId="721B8B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（2）积分交易模块</w:t>
      </w:r>
    </w:p>
    <w:bookmarkEnd w:id="67"/>
    <w:bookmarkEnd w:id="68"/>
    <w:bookmarkEnd w:id="69"/>
    <w:bookmarkEnd w:id="70"/>
    <w:bookmarkEnd w:id="71"/>
    <w:bookmarkEnd w:id="72"/>
    <w:tbl>
      <w:tblPr>
        <w:tblStyle w:val="88"/>
        <w:tblW w:w="8931"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686"/>
        <w:gridCol w:w="2359"/>
        <w:gridCol w:w="1461"/>
        <w:gridCol w:w="1132"/>
        <w:gridCol w:w="2293"/>
      </w:tblGrid>
      <w:tr w14:paraId="453EFFFC">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1686" w:type="dxa"/>
            <w:tcBorders>
              <w:top w:val="single" w:color="auto" w:sz="12"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2F8DF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bookmarkStart w:id="73" w:name="_Toc28903_WPSOffice_Level1"/>
            <w:bookmarkStart w:id="74" w:name="_Toc2246"/>
            <w:bookmarkStart w:id="75" w:name="_Toc29212"/>
            <w:r>
              <w:rPr>
                <w:rFonts w:hint="eastAsia" w:ascii="黑体" w:hAnsi="黑体" w:eastAsia="黑体" w:cs="黑体"/>
                <w:b/>
                <w:kern w:val="0"/>
                <w:sz w:val="21"/>
                <w:szCs w:val="21"/>
                <w:lang w:val="en-US" w:eastAsia="zh-CN" w:bidi="ar"/>
              </w:rPr>
              <w:t>字段名</w:t>
            </w:r>
          </w:p>
        </w:tc>
        <w:tc>
          <w:tcPr>
            <w:tcW w:w="2359"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FBC045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hint="eastAsia" w:ascii="黑体" w:hAnsi="黑体" w:eastAsia="黑体" w:cs="黑体"/>
                <w:b/>
                <w:kern w:val="0"/>
                <w:sz w:val="21"/>
                <w:szCs w:val="21"/>
                <w:lang w:val="en-US" w:eastAsia="zh-CN" w:bidi="ar"/>
              </w:rPr>
              <w:t>数据类型</w:t>
            </w:r>
          </w:p>
        </w:tc>
        <w:tc>
          <w:tcPr>
            <w:tcW w:w="1461"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58C1DA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hint="eastAsia" w:ascii="黑体" w:hAnsi="黑体" w:eastAsia="黑体" w:cs="黑体"/>
                <w:b/>
                <w:kern w:val="0"/>
                <w:sz w:val="21"/>
                <w:szCs w:val="21"/>
                <w:lang w:val="en-US" w:eastAsia="zh-CN" w:bidi="ar"/>
              </w:rPr>
              <w:t>主外键</w:t>
            </w:r>
          </w:p>
        </w:tc>
        <w:tc>
          <w:tcPr>
            <w:tcW w:w="1132"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32325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hint="eastAsia" w:ascii="黑体" w:hAnsi="黑体" w:eastAsia="黑体" w:cs="黑体"/>
                <w:b/>
                <w:kern w:val="0"/>
                <w:sz w:val="21"/>
                <w:szCs w:val="21"/>
                <w:lang w:val="en-US" w:eastAsia="zh-CN" w:bidi="ar"/>
              </w:rPr>
              <w:t>能否为空</w:t>
            </w:r>
          </w:p>
        </w:tc>
        <w:tc>
          <w:tcPr>
            <w:tcW w:w="2293" w:type="dxa"/>
            <w:tcBorders>
              <w:top w:val="single" w:color="auto" w:sz="12"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35E24F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hint="eastAsia" w:ascii="黑体" w:hAnsi="黑体" w:eastAsia="黑体" w:cs="黑体"/>
                <w:b/>
                <w:kern w:val="0"/>
                <w:sz w:val="21"/>
                <w:szCs w:val="21"/>
                <w:lang w:val="en-US" w:eastAsia="zh-CN" w:bidi="ar"/>
              </w:rPr>
              <w:t>字段说明</w:t>
            </w:r>
          </w:p>
        </w:tc>
      </w:tr>
      <w:tr w14:paraId="088D7A87">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508" w:hRule="atLeast"/>
          <w:jc w:val="center"/>
        </w:trPr>
        <w:tc>
          <w:tcPr>
            <w:tcW w:w="1686"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284017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transaction_id</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E34FB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INT</w:t>
            </w:r>
          </w:p>
        </w:tc>
        <w:tc>
          <w:tcPr>
            <w:tcW w:w="146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F826BE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主键</w:t>
            </w:r>
          </w:p>
        </w:tc>
        <w:tc>
          <w:tcPr>
            <w:tcW w:w="113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0A49E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2293"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D618DA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交易唯一标识，自增</w:t>
            </w:r>
          </w:p>
        </w:tc>
      </w:tr>
      <w:tr w14:paraId="7AB3602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86"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372396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user_id</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BED729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INT</w:t>
            </w:r>
          </w:p>
        </w:tc>
        <w:tc>
          <w:tcPr>
            <w:tcW w:w="146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6F496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外键</w:t>
            </w:r>
          </w:p>
        </w:tc>
        <w:tc>
          <w:tcPr>
            <w:tcW w:w="113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90A93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2293"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827C4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关联users.user_id，标识所属用户</w:t>
            </w:r>
          </w:p>
        </w:tc>
      </w:tr>
      <w:tr w14:paraId="4DA1650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86"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9EA946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transaction_type</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1203E6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ENUM('EARN','REDEEM','EXPIRE')</w:t>
            </w:r>
          </w:p>
        </w:tc>
        <w:tc>
          <w:tcPr>
            <w:tcW w:w="146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0CD41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113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35139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2293"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341C55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交易类型：EARN（累积）、REDEEM（消耗）、EXPIRE（过期）</w:t>
            </w:r>
          </w:p>
        </w:tc>
      </w:tr>
      <w:tr w14:paraId="643E18EB">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686"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CF6E03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points</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4F9A9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INT</w:t>
            </w:r>
          </w:p>
        </w:tc>
        <w:tc>
          <w:tcPr>
            <w:tcW w:w="146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638EBE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113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80583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2293"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95946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积分数量，正数（累积）或负数（消耗/过期）</w:t>
            </w:r>
          </w:p>
        </w:tc>
      </w:tr>
      <w:tr w14:paraId="4E031393">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686"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7648E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related_order_id</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50BC7C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VARCHAR(50)</w:t>
            </w:r>
          </w:p>
        </w:tc>
        <w:tc>
          <w:tcPr>
            <w:tcW w:w="146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D244F1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是</w:t>
            </w:r>
          </w:p>
        </w:tc>
        <w:tc>
          <w:tcPr>
            <w:tcW w:w="113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585A02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是</w:t>
            </w:r>
          </w:p>
        </w:tc>
        <w:tc>
          <w:tcPr>
            <w:tcW w:w="2293"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7687FC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关联订单号（如消费订单号、兑换订单号）</w:t>
            </w:r>
          </w:p>
        </w:tc>
      </w:tr>
      <w:tr w14:paraId="3A18E593">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86"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DA520F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description</w:t>
            </w:r>
          </w:p>
        </w:tc>
        <w:tc>
          <w:tcPr>
            <w:tcW w:w="235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7705D8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VARCHAR(255)</w:t>
            </w:r>
          </w:p>
        </w:tc>
        <w:tc>
          <w:tcPr>
            <w:tcW w:w="146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3DBCD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是</w:t>
            </w:r>
          </w:p>
        </w:tc>
        <w:tc>
          <w:tcPr>
            <w:tcW w:w="113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9E97AA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是</w:t>
            </w:r>
          </w:p>
        </w:tc>
        <w:tc>
          <w:tcPr>
            <w:tcW w:w="2293"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5FB2B3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交易描述，如“2025-12-10消费获双倍积分”</w:t>
            </w:r>
          </w:p>
        </w:tc>
      </w:tr>
      <w:tr w14:paraId="511C09B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686" w:type="dxa"/>
            <w:tcBorders>
              <w:top w:val="single" w:color="auto" w:sz="4" w:space="0"/>
              <w:left w:val="single" w:color="auto" w:sz="12" w:space="0"/>
              <w:bottom w:val="single" w:color="auto" w:sz="12" w:space="0"/>
              <w:right w:val="single" w:color="auto" w:sz="4" w:space="0"/>
            </w:tcBorders>
            <w:shd w:val="clear" w:color="auto" w:fill="auto"/>
            <w:tcMar>
              <w:top w:w="108" w:type="dxa"/>
              <w:left w:w="96" w:type="dxa"/>
              <w:bottom w:w="108" w:type="dxa"/>
              <w:right w:w="96" w:type="dxa"/>
            </w:tcMar>
            <w:vAlign w:val="center"/>
          </w:tcPr>
          <w:p w14:paraId="6EB64E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transaction_date</w:t>
            </w:r>
          </w:p>
        </w:tc>
        <w:tc>
          <w:tcPr>
            <w:tcW w:w="2359"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4591D5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TIMESTAMP</w:t>
            </w:r>
          </w:p>
        </w:tc>
        <w:tc>
          <w:tcPr>
            <w:tcW w:w="1461"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309C44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1132"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6F8CEAD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否</w:t>
            </w:r>
          </w:p>
        </w:tc>
        <w:tc>
          <w:tcPr>
            <w:tcW w:w="2293" w:type="dxa"/>
            <w:tcBorders>
              <w:top w:val="single" w:color="auto" w:sz="4" w:space="0"/>
              <w:left w:val="single" w:color="auto" w:sz="4" w:space="0"/>
              <w:bottom w:val="single" w:color="auto" w:sz="12" w:space="0"/>
              <w:right w:val="single" w:color="auto" w:sz="12" w:space="0"/>
            </w:tcBorders>
            <w:shd w:val="clear" w:color="auto" w:fill="auto"/>
            <w:tcMar>
              <w:top w:w="108" w:type="dxa"/>
              <w:left w:w="96" w:type="dxa"/>
              <w:bottom w:w="108" w:type="dxa"/>
              <w:right w:w="96" w:type="dxa"/>
            </w:tcMar>
            <w:vAlign w:val="center"/>
          </w:tcPr>
          <w:p w14:paraId="2093F4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交易时间，默认当前时间</w:t>
            </w:r>
          </w:p>
        </w:tc>
      </w:tr>
    </w:tbl>
    <w:p w14:paraId="2A5AE19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br w:type="page"/>
      </w:r>
      <w:r>
        <w:rPr>
          <w:rFonts w:hint="eastAsia" w:ascii="宋体" w:hAnsi="宋体" w:eastAsia="宋体" w:cs="宋体"/>
          <w:kern w:val="0"/>
          <w:sz w:val="24"/>
          <w:szCs w:val="24"/>
          <w:lang w:val="en-US" w:eastAsia="zh-CN" w:bidi="ar"/>
        </w:rPr>
        <w:t>可兑换商品模块</w:t>
      </w:r>
    </w:p>
    <w:tbl>
      <w:tblPr>
        <w:tblStyle w:val="88"/>
        <w:tblW w:w="8521"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992"/>
        <w:gridCol w:w="1632"/>
        <w:gridCol w:w="800"/>
        <w:gridCol w:w="1008"/>
        <w:gridCol w:w="3089"/>
      </w:tblGrid>
      <w:tr w14:paraId="23E7AED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tblHeader/>
          <w:jc w:val="center"/>
        </w:trPr>
        <w:tc>
          <w:tcPr>
            <w:tcW w:w="1961" w:type="dxa"/>
            <w:tcBorders>
              <w:top w:val="single" w:color="auto" w:sz="12"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AE52D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黑体" w:eastAsia="黑体"/>
                <w:b/>
                <w:sz w:val="21"/>
              </w:rPr>
            </w:pPr>
            <w:r>
              <w:rPr>
                <w:rFonts w:hint="eastAsia" w:ascii="黑体" w:hAnsi="黑体" w:eastAsia="黑体" w:cs="黑体"/>
                <w:b/>
                <w:kern w:val="0"/>
                <w:sz w:val="21"/>
                <w:szCs w:val="21"/>
                <w:lang w:val="en-US" w:eastAsia="zh-CN" w:bidi="ar"/>
              </w:rPr>
              <w:t>字段名</w:t>
            </w:r>
          </w:p>
        </w:tc>
        <w:tc>
          <w:tcPr>
            <w:tcW w:w="1600"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15EBC9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黑体" w:eastAsia="黑体"/>
                <w:b/>
                <w:sz w:val="21"/>
              </w:rPr>
            </w:pPr>
            <w:r>
              <w:rPr>
                <w:rFonts w:hint="eastAsia" w:ascii="黑体" w:hAnsi="黑体" w:eastAsia="黑体" w:cs="黑体"/>
                <w:b/>
                <w:kern w:val="0"/>
                <w:sz w:val="21"/>
                <w:szCs w:val="21"/>
                <w:lang w:val="en-US" w:eastAsia="zh-CN" w:bidi="ar"/>
              </w:rPr>
              <w:t>数据类型</w:t>
            </w:r>
          </w:p>
        </w:tc>
        <w:tc>
          <w:tcPr>
            <w:tcW w:w="802"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221E36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主外键</w:t>
            </w:r>
          </w:p>
        </w:tc>
        <w:tc>
          <w:tcPr>
            <w:tcW w:w="1011"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83FC09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能否为空</w:t>
            </w:r>
          </w:p>
        </w:tc>
        <w:tc>
          <w:tcPr>
            <w:tcW w:w="3097" w:type="dxa"/>
            <w:tcBorders>
              <w:top w:val="single" w:color="auto" w:sz="12"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ED89BD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黑体" w:eastAsia="黑体"/>
                <w:b/>
                <w:sz w:val="21"/>
              </w:rPr>
            </w:pPr>
            <w:r>
              <w:rPr>
                <w:rFonts w:hint="eastAsia" w:ascii="黑体" w:hAnsi="黑体" w:eastAsia="黑体" w:cs="黑体"/>
                <w:b/>
                <w:kern w:val="0"/>
                <w:sz w:val="21"/>
                <w:szCs w:val="21"/>
                <w:lang w:val="en-US" w:eastAsia="zh-CN" w:bidi="ar"/>
              </w:rPr>
              <w:t>字段说明</w:t>
            </w:r>
          </w:p>
        </w:tc>
      </w:tr>
      <w:tr w14:paraId="57D7ED0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C5BF6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item_id</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A0A97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E7AB92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主键</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0D1604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A6D1FE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商品唯一标识，自增</w:t>
            </w:r>
          </w:p>
        </w:tc>
      </w:tr>
      <w:tr w14:paraId="4BF60476">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B0D89D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item_name</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3D86A5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VARCHAR(100)</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E2D324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57632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917079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商品名称，如“抽纸一提”</w:t>
            </w:r>
          </w:p>
        </w:tc>
      </w:tr>
      <w:tr w14:paraId="6E074CA0">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81A02C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category</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E195BD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VARCHAR(50)</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BE3F5B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1B671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4C83D5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商品品类，如“日用品”“食品”</w:t>
            </w:r>
          </w:p>
        </w:tc>
      </w:tr>
      <w:tr w14:paraId="5B9AC7E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2E1DF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points_required</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77477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136446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0A9176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EF6287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兑换所需积分，如200</w:t>
            </w:r>
          </w:p>
        </w:tc>
      </w:tr>
      <w:tr w14:paraId="44D664BC">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AEBC59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stock_quantity</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40CF6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37FE0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A636B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33981F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当前库存数量，默认0</w:t>
            </w:r>
          </w:p>
        </w:tc>
      </w:tr>
      <w:tr w14:paraId="1E86B1CA">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69705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is_active</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445AAC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TINYINT(1)</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BE2297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8B336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BB4187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是否上架（1=上架，0=下架），默认1</w:t>
            </w:r>
          </w:p>
        </w:tc>
      </w:tr>
      <w:tr w14:paraId="66A8CFAE">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03CAB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created_at</w:t>
            </w:r>
          </w:p>
        </w:tc>
        <w:tc>
          <w:tcPr>
            <w:tcW w:w="160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B141C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TIMESTAMP</w:t>
            </w:r>
          </w:p>
        </w:tc>
        <w:tc>
          <w:tcPr>
            <w:tcW w:w="802"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292B7B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1DC5D5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99745F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创建时间，默认当前时间</w:t>
            </w:r>
          </w:p>
        </w:tc>
      </w:tr>
      <w:tr w14:paraId="11871AA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961" w:type="dxa"/>
            <w:tcBorders>
              <w:top w:val="single" w:color="auto" w:sz="4" w:space="0"/>
              <w:left w:val="single" w:color="auto" w:sz="12" w:space="0"/>
              <w:bottom w:val="single" w:color="auto" w:sz="12" w:space="0"/>
              <w:right w:val="single" w:color="auto" w:sz="4" w:space="0"/>
            </w:tcBorders>
            <w:shd w:val="clear" w:color="auto" w:fill="auto"/>
            <w:tcMar>
              <w:top w:w="108" w:type="dxa"/>
              <w:left w:w="96" w:type="dxa"/>
              <w:bottom w:w="108" w:type="dxa"/>
              <w:right w:w="96" w:type="dxa"/>
            </w:tcMar>
            <w:vAlign w:val="center"/>
          </w:tcPr>
          <w:p w14:paraId="5B9EAE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updated_at</w:t>
            </w:r>
          </w:p>
        </w:tc>
        <w:tc>
          <w:tcPr>
            <w:tcW w:w="1600"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4EA266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TIMESTAMP</w:t>
            </w:r>
          </w:p>
        </w:tc>
        <w:tc>
          <w:tcPr>
            <w:tcW w:w="802"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21371D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1011"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360CA4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097" w:type="dxa"/>
            <w:tcBorders>
              <w:top w:val="single" w:color="auto" w:sz="4" w:space="0"/>
              <w:left w:val="single" w:color="auto" w:sz="4" w:space="0"/>
              <w:bottom w:val="single" w:color="auto" w:sz="12" w:space="0"/>
              <w:right w:val="single" w:color="auto" w:sz="12" w:space="0"/>
            </w:tcBorders>
            <w:shd w:val="clear" w:color="auto" w:fill="auto"/>
            <w:tcMar>
              <w:top w:w="108" w:type="dxa"/>
              <w:left w:w="96" w:type="dxa"/>
              <w:bottom w:w="108" w:type="dxa"/>
              <w:right w:w="96" w:type="dxa"/>
            </w:tcMar>
            <w:vAlign w:val="center"/>
          </w:tcPr>
          <w:p w14:paraId="01B1660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更新时间，默认当前时间（更新时自动刷新）</w:t>
            </w:r>
          </w:p>
        </w:tc>
      </w:tr>
    </w:tbl>
    <w:p w14:paraId="7AF98B7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促销活动模块</w:t>
      </w:r>
    </w:p>
    <w:p w14:paraId="5D107B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napToGrid w:val="0"/>
        <w:ind w:right="0" w:rightChars="0"/>
        <w:jc w:val="left"/>
        <w:textAlignment w:val="top"/>
        <w:rPr>
          <w:rFonts w:hint="eastAsia" w:ascii="宋体" w:hAnsi="宋体" w:eastAsia="宋体" w:cs="宋体"/>
          <w:kern w:val="0"/>
          <w:sz w:val="24"/>
          <w:szCs w:val="24"/>
          <w:lang w:val="en-US" w:eastAsia="zh-CN" w:bidi="ar"/>
        </w:rPr>
      </w:pPr>
    </w:p>
    <w:p w14:paraId="120419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napToGrid w:val="0"/>
        <w:ind w:right="0" w:rightChars="0"/>
        <w:jc w:val="left"/>
        <w:textAlignment w:val="top"/>
        <w:rPr>
          <w:rFonts w:hint="default" w:ascii="宋体" w:hAnsi="宋体" w:eastAsia="宋体" w:cs="宋体"/>
          <w:kern w:val="0"/>
          <w:sz w:val="24"/>
          <w:szCs w:val="24"/>
          <w:lang w:val="en-US" w:eastAsia="zh-CN" w:bidi="ar"/>
        </w:rPr>
      </w:pPr>
    </w:p>
    <w:tbl>
      <w:tblPr>
        <w:tblStyle w:val="88"/>
        <w:tblW w:w="8522"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340"/>
        <w:gridCol w:w="1969"/>
        <w:gridCol w:w="1165"/>
        <w:gridCol w:w="920"/>
        <w:gridCol w:w="3128"/>
      </w:tblGrid>
      <w:tr w14:paraId="2476878D">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PrEx>
        <w:trPr>
          <w:trHeight w:val="0" w:hRule="atLeast"/>
          <w:tblHeader/>
          <w:jc w:val="center"/>
        </w:trPr>
        <w:tc>
          <w:tcPr>
            <w:tcW w:w="1340" w:type="dxa"/>
            <w:tcBorders>
              <w:top w:val="single" w:color="auto" w:sz="12"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A4C71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字段名</w:t>
            </w:r>
          </w:p>
        </w:tc>
        <w:tc>
          <w:tcPr>
            <w:tcW w:w="1969"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E100F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数据类型</w:t>
            </w:r>
          </w:p>
        </w:tc>
        <w:tc>
          <w:tcPr>
            <w:tcW w:w="1165"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250F2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主外键</w:t>
            </w:r>
          </w:p>
        </w:tc>
        <w:tc>
          <w:tcPr>
            <w:tcW w:w="920"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B9B9F9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能否为空</w:t>
            </w:r>
          </w:p>
        </w:tc>
        <w:tc>
          <w:tcPr>
            <w:tcW w:w="3128" w:type="dxa"/>
            <w:tcBorders>
              <w:top w:val="single" w:color="auto" w:sz="12"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4C021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字段说明</w:t>
            </w:r>
          </w:p>
        </w:tc>
      </w:tr>
      <w:tr w14:paraId="2169E6C2">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CE57B8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promotion_id</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F6B7F7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03BD4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主键</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0038B3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E3A34E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活动唯一标识，自增</w:t>
            </w:r>
          </w:p>
        </w:tc>
      </w:tr>
      <w:tr w14:paraId="10A97A0F">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64FA3D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promotion_name</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6D694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VARCHAR(100)</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5A70A6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0E369B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EDD9D2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活动名称，如“12月10日双倍积分日”</w:t>
            </w:r>
          </w:p>
        </w:tc>
      </w:tr>
      <w:tr w14:paraId="3A77BEEE">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A1A314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promotion_type</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A4A29D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ENUM('DOUBLE_POINTS','FIXED_BONUS')</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1C984C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43814D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607861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活动类型：DOUBLE_POINTS（双倍积分）、FIXED_BONUS（固定积分奖励）</w:t>
            </w:r>
          </w:p>
        </w:tc>
      </w:tr>
      <w:tr w14:paraId="038CFBAF">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EAE2E9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rule_config</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2445C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JSON</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5E8F8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是</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462DFB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是</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D67559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活动规则配置，如{"min_amount":200,"bonus_points":50}（满200元获50积分）</w:t>
            </w:r>
          </w:p>
        </w:tc>
      </w:tr>
      <w:tr w14:paraId="275C518B">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7E79C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start_date</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B9F59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DATE</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2F16FD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FC668D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9834CB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活动开始日期</w:t>
            </w:r>
          </w:p>
        </w:tc>
      </w:tr>
      <w:tr w14:paraId="77E7BD6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638A32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end_date</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DDD202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DATE</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D47F7B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C9632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8A91A5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活动结束日期</w:t>
            </w:r>
          </w:p>
        </w:tc>
      </w:tr>
      <w:tr w14:paraId="6FE1DC0D">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56CA00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is_active</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A82C9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TINYINT(1)</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628A2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BAF59A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E8AD3C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是否激活（1=激活，0=未激活），默认1</w:t>
            </w:r>
          </w:p>
        </w:tc>
      </w:tr>
      <w:tr w14:paraId="38943CC6">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5DEEB0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created_by</w:t>
            </w:r>
          </w:p>
        </w:tc>
        <w:tc>
          <w:tcPr>
            <w:tcW w:w="196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32F52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w:t>
            </w:r>
          </w:p>
        </w:tc>
        <w:tc>
          <w:tcPr>
            <w:tcW w:w="116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C0CDF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外键</w:t>
            </w:r>
          </w:p>
        </w:tc>
        <w:tc>
          <w:tcPr>
            <w:tcW w:w="92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D41C3D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3B3295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关联users.user_id，标识创建人（超市经理）</w:t>
            </w:r>
          </w:p>
        </w:tc>
      </w:tr>
      <w:tr w14:paraId="682F3E8C">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340" w:type="dxa"/>
            <w:tcBorders>
              <w:top w:val="single" w:color="auto" w:sz="4" w:space="0"/>
              <w:left w:val="single" w:color="auto" w:sz="12" w:space="0"/>
              <w:bottom w:val="single" w:color="auto" w:sz="12" w:space="0"/>
              <w:right w:val="single" w:color="auto" w:sz="4" w:space="0"/>
            </w:tcBorders>
            <w:shd w:val="clear" w:color="auto" w:fill="auto"/>
            <w:tcMar>
              <w:top w:w="108" w:type="dxa"/>
              <w:left w:w="96" w:type="dxa"/>
              <w:bottom w:w="108" w:type="dxa"/>
              <w:right w:w="96" w:type="dxa"/>
            </w:tcMar>
            <w:vAlign w:val="center"/>
          </w:tcPr>
          <w:p w14:paraId="144F20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created_at</w:t>
            </w:r>
          </w:p>
        </w:tc>
        <w:tc>
          <w:tcPr>
            <w:tcW w:w="1969"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1D6D99E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TIMESTAMP</w:t>
            </w:r>
          </w:p>
        </w:tc>
        <w:tc>
          <w:tcPr>
            <w:tcW w:w="1165"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15FCBF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920"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0B3C582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lang w:val="en-US" w:eastAsia="zh-CN" w:bidi="ar"/>
              </w:rPr>
              <w:t>否</w:t>
            </w:r>
          </w:p>
        </w:tc>
        <w:tc>
          <w:tcPr>
            <w:tcW w:w="3128" w:type="dxa"/>
            <w:tcBorders>
              <w:top w:val="single" w:color="auto" w:sz="4" w:space="0"/>
              <w:left w:val="single" w:color="auto" w:sz="4" w:space="0"/>
              <w:bottom w:val="single" w:color="auto" w:sz="12" w:space="0"/>
              <w:right w:val="single" w:color="auto" w:sz="12" w:space="0"/>
            </w:tcBorders>
            <w:shd w:val="clear" w:color="auto" w:fill="auto"/>
            <w:tcMar>
              <w:top w:w="108" w:type="dxa"/>
              <w:left w:w="96" w:type="dxa"/>
              <w:bottom w:w="108" w:type="dxa"/>
              <w:right w:w="96" w:type="dxa"/>
            </w:tcMar>
            <w:vAlign w:val="center"/>
          </w:tcPr>
          <w:p w14:paraId="454F99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创建时间，默认当前时间</w:t>
            </w:r>
          </w:p>
        </w:tc>
      </w:tr>
    </w:tbl>
    <w:p w14:paraId="6EFB49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napToGrid w:val="0"/>
        <w:ind w:leftChars="0" w:right="0" w:rightChars="0"/>
        <w:jc w:val="left"/>
        <w:textAlignment w:val="top"/>
        <w:rPr>
          <w:rFonts w:hint="default" w:ascii="宋体" w:hAnsi="宋体" w:eastAsia="宋体" w:cs="宋体"/>
          <w:kern w:val="0"/>
          <w:sz w:val="24"/>
          <w:szCs w:val="24"/>
          <w:lang w:val="en-US" w:eastAsia="zh-CN" w:bidi="ar"/>
        </w:rPr>
      </w:pPr>
    </w:p>
    <w:p w14:paraId="7B8C121F">
      <w:pPr>
        <w:pStyle w:val="3"/>
      </w:pPr>
      <w:bookmarkStart w:id="76" w:name="_Toc24935"/>
      <w:r>
        <w:rPr>
          <w:rFonts w:hint="eastAsia"/>
        </w:rPr>
        <w:t>5</w:t>
      </w:r>
      <w:bookmarkEnd w:id="73"/>
      <w:bookmarkEnd w:id="74"/>
      <w:bookmarkEnd w:id="75"/>
      <w:r>
        <w:rPr>
          <w:rFonts w:hint="eastAsia"/>
        </w:rPr>
        <w:t>系统实现</w:t>
      </w:r>
      <w:bookmarkEnd w:id="76"/>
    </w:p>
    <w:p w14:paraId="47A03409">
      <w:pPr>
        <w:pStyle w:val="4"/>
        <w:spacing w:before="240"/>
        <w:rPr>
          <w:rFonts w:ascii="Times New Roman" w:hAnsi="Times New Roman"/>
        </w:rPr>
      </w:pPr>
      <w:bookmarkStart w:id="77" w:name="_Toc31880"/>
      <w:bookmarkStart w:id="78" w:name="_Toc20560"/>
      <w:bookmarkStart w:id="79" w:name="_Toc360_WPSOffice_Level2"/>
      <w:r>
        <w:rPr>
          <w:rFonts w:ascii="Times New Roman" w:hAnsi="Times New Roman"/>
        </w:rPr>
        <w:t>5.1</w:t>
      </w:r>
      <w:bookmarkEnd w:id="77"/>
      <w:r>
        <w:rPr>
          <w:rFonts w:hint="eastAsia" w:ascii="Times New Roman" w:hAnsi="Times New Roman"/>
        </w:rPr>
        <w:t>系统实现概述</w:t>
      </w:r>
      <w:bookmarkEnd w:id="78"/>
    </w:p>
    <w:p w14:paraId="67F91203">
      <w:pPr>
        <w:pStyle w:val="5"/>
        <w:spacing w:before="240"/>
      </w:pPr>
      <w:bookmarkStart w:id="80" w:name="_Toc5254"/>
      <w:bookmarkStart w:id="81" w:name="_Toc14022"/>
      <w:bookmarkStart w:id="82" w:name="_Toc1776"/>
      <w:bookmarkStart w:id="83" w:name="_Toc12345"/>
      <w:bookmarkStart w:id="84" w:name="_Toc27379"/>
      <w:r>
        <w:rPr>
          <w:rFonts w:hint="eastAsia"/>
        </w:rPr>
        <w:t>5.1.1系统开发环境</w:t>
      </w:r>
      <w:bookmarkEnd w:id="80"/>
    </w:p>
    <w:p w14:paraId="182EACC5">
      <w:pPr>
        <w:ind w:firstLine="420" w:firstLineChars="200"/>
        <w:rPr>
          <w:rFonts w:hint="eastAsia"/>
        </w:rPr>
      </w:pPr>
      <w:r>
        <w:rPr>
          <w:rFonts w:hint="eastAsia"/>
        </w:rPr>
        <w:t>本超市积分管理系统采用标准的Java Web开发技术栈，开发环境配置如下</w:t>
      </w:r>
    </w:p>
    <w:p w14:paraId="6B39B31C">
      <w:pPr>
        <w:ind w:firstLine="420" w:firstLineChars="200"/>
        <w:rPr>
          <w:rFonts w:hint="eastAsia"/>
        </w:rPr>
      </w:pPr>
    </w:p>
    <w:p w14:paraId="61B8A188">
      <w:pPr>
        <w:ind w:firstLine="420" w:firstLineChars="200"/>
        <w:rPr>
          <w:rFonts w:hint="eastAsia"/>
        </w:rPr>
      </w:pPr>
    </w:p>
    <w:p w14:paraId="5297D228">
      <w:pPr>
        <w:ind w:firstLine="420" w:firstLineChars="200"/>
        <w:rPr>
          <w:rFonts w:hint="eastAsia"/>
        </w:rPr>
      </w:pPr>
    </w:p>
    <w:tbl>
      <w:tblPr>
        <w:tblStyle w:val="88"/>
        <w:tblW w:w="8522"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32"/>
        <w:gridCol w:w="1763"/>
        <w:gridCol w:w="2087"/>
        <w:gridCol w:w="3440"/>
      </w:tblGrid>
      <w:tr w14:paraId="4B8FA86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1232" w:type="dxa"/>
            <w:tcBorders>
              <w:top w:val="single" w:color="auto" w:sz="12"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8F305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配置类别</w:t>
            </w:r>
          </w:p>
        </w:tc>
        <w:tc>
          <w:tcPr>
            <w:tcW w:w="1763"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5BA2F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具体工具/技术</w:t>
            </w:r>
          </w:p>
        </w:tc>
        <w:tc>
          <w:tcPr>
            <w:tcW w:w="2087"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963B0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版本要求</w:t>
            </w:r>
          </w:p>
        </w:tc>
        <w:tc>
          <w:tcPr>
            <w:tcW w:w="3440" w:type="dxa"/>
            <w:tcBorders>
              <w:top w:val="single" w:color="auto" w:sz="12"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131717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核心用途</w:t>
            </w:r>
          </w:p>
        </w:tc>
      </w:tr>
      <w:tr w14:paraId="33E2B62D">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C3E5C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b/>
                <w:bCs/>
                <w:kern w:val="0"/>
                <w:sz w:val="24"/>
                <w:szCs w:val="24"/>
                <w:lang w:val="en-US" w:eastAsia="zh-CN" w:bidi="ar"/>
              </w:rPr>
              <w:t>开发工具与IDE</w:t>
            </w: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9F4D46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集成开发环境（IDE）</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10DB3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IntelliJ IDEA</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473DFC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提供代码编写、语法校验、调试运行、项目结构管理功能，支持Java Web项目的一键部署</w:t>
            </w:r>
          </w:p>
        </w:tc>
      </w:tr>
      <w:tr w14:paraId="790AECEC">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FF29CBC">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52DE1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版本控制工具</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A50827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Git 2.40.1</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938D5B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管理代码版本，支持分支创建、合并与冲突解决，确保多人协作开发时的代码一致性</w:t>
            </w:r>
          </w:p>
        </w:tc>
      </w:tr>
      <w:tr w14:paraId="3610F463">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41F17FA">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3A6D84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项目构建工具</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51F0B0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Apache Maven 3.6.3+</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89B37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自动管理项目依赖（如Servlet、JSP相关Jar包），统一编译、打包流程，生成可部署的WAR包</w:t>
            </w:r>
          </w:p>
        </w:tc>
      </w:tr>
      <w:tr w14:paraId="68DA5000">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004528C">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62F67A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数据库管理工具</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E43031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Navicat Premium 16</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5A4FC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可视化管理MySQL数据库，支持表结构设计、SQL脚本执行、数据导入导出与备份</w:t>
            </w:r>
          </w:p>
        </w:tc>
      </w:tr>
      <w:tr w14:paraId="3736965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3F302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b/>
                <w:bCs/>
                <w:kern w:val="0"/>
                <w:sz w:val="24"/>
                <w:szCs w:val="24"/>
                <w:lang w:val="en-US" w:eastAsia="zh-CN" w:bidi="ar"/>
              </w:rPr>
              <w:t>开发语言与框架</w:t>
            </w: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A907EE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后端开发语言</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7CD92B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Java 8（JDK 1.8）</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FFD6B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作为系统后端核心开发语言，兼容Servlet、Shiro等框架，保障代码稳定性与运行效率</w:t>
            </w:r>
          </w:p>
        </w:tc>
      </w:tr>
      <w:tr w14:paraId="55685FD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0B015CF">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DBE73C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Web框架</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130BE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Java Servlet API 4.0.1</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9EB17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处理客户端HTTP请求与响应，实现用户登录、积分查询等核心业务的请求分发</w:t>
            </w:r>
          </w:p>
        </w:tc>
      </w:tr>
      <w:tr w14:paraId="5BDE11C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860818D">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E010E4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视图技术</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92E7C3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JSP 2.3.3+JSTL 1.2</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D1E666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动态生成前端页面内容，如会员积分查询结果展示、商品兑换列表渲染；JSTL提供循环、判断等标签，简化页面逻辑</w:t>
            </w:r>
          </w:p>
        </w:tc>
      </w:tr>
      <w:tr w14:paraId="1844C4C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7054B2D">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93F19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前端技术栈-基础层</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16DAA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HTML5+CSS3</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20F9EB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构建页面结构（如登录表单、报表展示区）与样式（响应式布局、按钮样式），适配多终端屏幕</w:t>
            </w:r>
          </w:p>
        </w:tc>
      </w:tr>
      <w:tr w14:paraId="1C49D1BB">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AAC9A7D">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1F9779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前端技术栈-框架层</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0B52A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Bootstrap 5.3.0</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11A31B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快速实现响应式UI组件，如导航栏、数据卡片、弹窗提示，减少自定义CSS开发工作量</w:t>
            </w:r>
          </w:p>
        </w:tc>
      </w:tr>
      <w:tr w14:paraId="7D3D3407">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6EF7E3B">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D705A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前端技术栈-交互层</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3FE24B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jQuery 3.6.0</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486FE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简化DOM操作（如表单验证、按钮点击事件绑定）与AJAX异步请求（如实时加载积分变动记录）</w:t>
            </w:r>
          </w:p>
        </w:tc>
      </w:tr>
      <w:tr w14:paraId="41B8096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B370979">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7B245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前端技术栈-图标库</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CDE70E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Font Awesome 6.0.0</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EC1B2B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提供直观的功能图标，如“积分查询”用fa-coins图标、“数据导出”用fa-download图标，提升界面可读性</w:t>
            </w:r>
          </w:p>
        </w:tc>
      </w:tr>
      <w:tr w14:paraId="00FDE29B">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16FA97D">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D75E1B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前端技术栈-数据表格</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1C0FD5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DataTables 1.13.4</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E64F79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实现商品列表、积分交易记录的分页、排序、搜索功能，支持超市经理快速筛选关键数据</w:t>
            </w:r>
          </w:p>
        </w:tc>
      </w:tr>
      <w:tr w14:paraId="24FA0BC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82DF8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b/>
                <w:bCs/>
                <w:kern w:val="0"/>
                <w:sz w:val="24"/>
                <w:szCs w:val="24"/>
                <w:lang w:val="en-US" w:eastAsia="zh-CN" w:bidi="ar"/>
              </w:rPr>
              <w:t>数据库环境</w:t>
            </w: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8CCBD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数据库系统</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23F556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 8.0.40</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0F109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存储系统核心业务数据，如会员信息、积分交易记录、促销活动规则，支持事务管理与索引优化</w:t>
            </w:r>
          </w:p>
        </w:tc>
      </w:tr>
      <w:tr w14:paraId="07820295">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A8CE7E7">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C87E0F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连接池管理</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E461B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内置JDBC连接池</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5736A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复用数据库连接，减少频繁创建/关闭连接的性能开销，保障高峰时段（如周末消费）的数据库访问效率</w:t>
            </w:r>
          </w:p>
        </w:tc>
      </w:tr>
      <w:tr w14:paraId="165436E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F4D8E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b/>
                <w:bCs/>
                <w:kern w:val="0"/>
                <w:sz w:val="24"/>
                <w:szCs w:val="24"/>
                <w:lang w:val="en-US" w:eastAsia="zh-CN" w:bidi="ar"/>
              </w:rPr>
              <w:t>开发依赖库</w:t>
            </w: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B7845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密码加密</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9E08FB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jBCrypt 0.4</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10BA8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对用户密码进行哈希加密存储（如会员登录密码），相比MD5更安全，支持自动生成盐值，防止彩虹表破解</w:t>
            </w:r>
          </w:p>
        </w:tc>
      </w:tr>
      <w:tr w14:paraId="2A32EC70">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AF9971D">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87C2DC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JSON处理-序列化</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2C3097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Gson 2.10.1</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3EF159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将Java对象（如会员信息、积分数据）转换为JSON格式，用于前端与后端的数据传输（如AJAX请求响应）</w:t>
            </w:r>
          </w:p>
        </w:tc>
      </w:tr>
      <w:tr w14:paraId="158FF2F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6DE9463">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6C7C1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JSON处理-解析</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3F2391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Jackson Core 2.15.2</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7A5CE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解析前端传递的JSON数据（如促销活动创建参数）为Java对象，便于后端业务逻辑处理</w:t>
            </w:r>
          </w:p>
        </w:tc>
      </w:tr>
      <w:tr w14:paraId="286FC12F">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FBA43D8">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6E0F4A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日志框架-门面层</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25E19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SLF4J 1.7.36</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E56675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统一日志输出接口，兼容不同日志实现（如Logback），便于后续日志框架替换</w:t>
            </w:r>
          </w:p>
        </w:tc>
      </w:tr>
      <w:tr w14:paraId="2BFAA78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75B68C9">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358B68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日志框架-实现层</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D35394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Logback 1.2.12</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FC30AF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记录系统运行日志，如用户登录日志（含登录时间、IP地址）、异常日志（如数据库连接失败），支持日志分级（INFO/ERROR）与文件滚动存储</w:t>
            </w:r>
          </w:p>
        </w:tc>
      </w:tr>
      <w:tr w14:paraId="76F5C7AA">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3BDD814">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0ABCE7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单元测试-框架</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D1276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JUnit 5.9.3</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259387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编写单元测试用例，验证核心方法正确性（如积分计算方法、会员等级判断逻辑），支持自动化测试</w:t>
            </w:r>
          </w:p>
        </w:tc>
      </w:tr>
      <w:tr w14:paraId="3DE4540E">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24FBCC7">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499BD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单元测试-模拟</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676B5D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Mockito 5.3.1</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1F2B1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模拟依赖对象（如UserService、PointDAO），隔离测试环境，避免因数据库未就绪导致测试失败</w:t>
            </w:r>
          </w:p>
        </w:tc>
      </w:tr>
      <w:tr w14:paraId="7C08AF23">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172B50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b/>
                <w:bCs/>
                <w:kern w:val="0"/>
                <w:sz w:val="24"/>
                <w:szCs w:val="24"/>
                <w:lang w:val="en-US" w:eastAsia="zh-CN" w:bidi="ar"/>
              </w:rPr>
              <w:t>服务器环境（开发阶段）</w:t>
            </w:r>
          </w:p>
        </w:tc>
        <w:tc>
          <w:tcPr>
            <w:tcW w:w="1763"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8FE85D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Web服务器</w:t>
            </w:r>
          </w:p>
        </w:tc>
        <w:tc>
          <w:tcPr>
            <w:tcW w:w="2087"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17E86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Apache Tomcat 9.0</w:t>
            </w:r>
          </w:p>
        </w:tc>
        <w:tc>
          <w:tcPr>
            <w:tcW w:w="3440"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C6DEF7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部署Java Web应用，支持Servlet、JSP运行，提供本地开发调试环境（如断点调试积分兑换流程）</w:t>
            </w:r>
          </w:p>
        </w:tc>
      </w:tr>
      <w:tr w14:paraId="52ACA03F">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232" w:type="dxa"/>
            <w:tcBorders>
              <w:top w:val="single" w:color="auto" w:sz="4" w:space="0"/>
              <w:left w:val="single" w:color="auto" w:sz="12" w:space="0"/>
              <w:bottom w:val="single" w:color="auto" w:sz="12" w:space="0"/>
              <w:right w:val="single" w:color="auto" w:sz="4" w:space="0"/>
            </w:tcBorders>
            <w:shd w:val="clear" w:color="auto" w:fill="auto"/>
            <w:tcMar>
              <w:top w:w="108" w:type="dxa"/>
              <w:left w:w="96" w:type="dxa"/>
              <w:bottom w:w="108" w:type="dxa"/>
              <w:right w:w="96" w:type="dxa"/>
            </w:tcMar>
            <w:vAlign w:val="center"/>
          </w:tcPr>
          <w:p w14:paraId="6341FC8A">
            <w:pPr>
              <w:snapToGrid w:val="0"/>
              <w:ind w:left="0" w:leftChars="0" w:right="0" w:rightChars="0" w:firstLine="0" w:firstLineChars="0"/>
              <w:jc w:val="left"/>
              <w:rPr>
                <w:rFonts w:hint="eastAsia" w:ascii="宋体" w:eastAsia="宋体"/>
                <w:sz w:val="24"/>
                <w:szCs w:val="24"/>
              </w:rPr>
            </w:pPr>
          </w:p>
        </w:tc>
        <w:tc>
          <w:tcPr>
            <w:tcW w:w="1763"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7CCFA53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部署插件</w:t>
            </w:r>
          </w:p>
        </w:tc>
        <w:tc>
          <w:tcPr>
            <w:tcW w:w="2087"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0BA955D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Tomcat Maven Plugin/Cargo Plugin</w:t>
            </w:r>
          </w:p>
        </w:tc>
        <w:tc>
          <w:tcPr>
            <w:tcW w:w="3440" w:type="dxa"/>
            <w:tcBorders>
              <w:top w:val="single" w:color="auto" w:sz="4" w:space="0"/>
              <w:left w:val="single" w:color="auto" w:sz="4" w:space="0"/>
              <w:bottom w:val="single" w:color="auto" w:sz="12" w:space="0"/>
              <w:right w:val="single" w:color="auto" w:sz="12" w:space="0"/>
            </w:tcBorders>
            <w:shd w:val="clear" w:color="auto" w:fill="auto"/>
            <w:tcMar>
              <w:top w:w="108" w:type="dxa"/>
              <w:left w:w="96" w:type="dxa"/>
              <w:bottom w:w="108" w:type="dxa"/>
              <w:right w:w="96" w:type="dxa"/>
            </w:tcMar>
            <w:vAlign w:val="center"/>
          </w:tcPr>
          <w:p w14:paraId="4BB25B6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实现Maven与Tomcat的集成，支持通过Maven命令（如mvn tomcat7:run）一键启动项目，简化开发部署流程</w:t>
            </w:r>
          </w:p>
        </w:tc>
      </w:tr>
    </w:tbl>
    <w:p w14:paraId="5DA73D4B">
      <w:pPr>
        <w:pStyle w:val="5"/>
        <w:spacing w:before="240"/>
        <w:rPr>
          <w:rFonts w:hint="eastAsia"/>
        </w:rPr>
      </w:pPr>
      <w:bookmarkStart w:id="85" w:name="_Toc28483"/>
      <w:r>
        <w:rPr>
          <w:rFonts w:hint="eastAsia"/>
        </w:rPr>
        <w:t>5.1.2系统运行环境</w:t>
      </w:r>
      <w:bookmarkEnd w:id="85"/>
    </w:p>
    <w:p w14:paraId="4B086834"/>
    <w:tbl>
      <w:tblPr>
        <w:tblStyle w:val="88"/>
        <w:tblW w:w="9632" w:type="dxa"/>
        <w:jc w:val="center"/>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13"/>
        <w:gridCol w:w="1229"/>
        <w:gridCol w:w="2550"/>
        <w:gridCol w:w="2535"/>
        <w:gridCol w:w="2205"/>
      </w:tblGrid>
      <w:tr w14:paraId="6829ED06">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1113" w:type="dxa"/>
            <w:tcBorders>
              <w:top w:val="single" w:color="auto" w:sz="12"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60F62C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配置类别</w:t>
            </w:r>
          </w:p>
        </w:tc>
        <w:tc>
          <w:tcPr>
            <w:tcW w:w="1229"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F6D3D9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细分项</w:t>
            </w:r>
          </w:p>
        </w:tc>
        <w:tc>
          <w:tcPr>
            <w:tcW w:w="2550"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77A032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最低配置要求</w:t>
            </w:r>
          </w:p>
        </w:tc>
        <w:tc>
          <w:tcPr>
            <w:tcW w:w="2535" w:type="dxa"/>
            <w:tcBorders>
              <w:top w:val="single" w:color="auto" w:sz="12"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D82F3C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黑体" w:hAnsi="黑体" w:eastAsia="黑体" w:cs="黑体"/>
                <w:b/>
                <w:sz w:val="21"/>
                <w:szCs w:val="21"/>
              </w:rPr>
            </w:pPr>
            <w:r>
              <w:rPr>
                <w:rFonts w:hint="eastAsia" w:ascii="黑体" w:hAnsi="黑体" w:eastAsia="黑体" w:cs="黑体"/>
                <w:b/>
                <w:kern w:val="0"/>
                <w:sz w:val="21"/>
                <w:szCs w:val="21"/>
                <w:lang w:val="en-US" w:eastAsia="zh-CN" w:bidi="ar"/>
              </w:rPr>
              <w:t>推荐配置要求</w:t>
            </w:r>
          </w:p>
        </w:tc>
        <w:tc>
          <w:tcPr>
            <w:tcW w:w="2205" w:type="dxa"/>
            <w:tcBorders>
              <w:top w:val="single" w:color="auto" w:sz="12"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AFF09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rPr>
            </w:pPr>
            <w:r>
              <w:rPr>
                <w:rFonts w:hint="eastAsia" w:ascii="黑体" w:hAnsi="黑体" w:eastAsia="黑体" w:cs="黑体"/>
                <w:b/>
                <w:kern w:val="0"/>
                <w:sz w:val="21"/>
                <w:szCs w:val="21"/>
                <w:lang w:val="en-US" w:eastAsia="zh-CN" w:bidi="ar"/>
              </w:rPr>
              <w:t>核心用途说明</w:t>
            </w:r>
          </w:p>
        </w:tc>
      </w:tr>
      <w:tr w14:paraId="26A2F05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8643D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b/>
                <w:bCs/>
                <w:kern w:val="0"/>
                <w:sz w:val="24"/>
                <w:szCs w:val="24"/>
                <w:lang w:val="en-US" w:eastAsia="zh-CN" w:bidi="ar"/>
              </w:rPr>
              <w:t>一、硬件环境要求</w:t>
            </w: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06E6C9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处理器</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1A464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Intel Core i3或</w:t>
            </w:r>
            <w:r>
              <w:rPr>
                <w:rFonts w:hint="eastAsia" w:ascii="宋体" w:hAnsi="宋体" w:eastAsia="宋体" w:cs="宋体"/>
                <w:kern w:val="0"/>
                <w:sz w:val="24"/>
                <w:szCs w:val="24"/>
                <w:lang w:val="en-US" w:eastAsia="zh-CN" w:bidi="ar"/>
              </w:rPr>
              <w:t>更高</w:t>
            </w:r>
            <w:r>
              <w:rPr>
                <w:rFonts w:ascii="宋体" w:hAnsi="宋体" w:eastAsia="宋体" w:cs="宋体"/>
                <w:kern w:val="0"/>
                <w:sz w:val="24"/>
                <w:szCs w:val="24"/>
                <w:lang w:val="en-US" w:eastAsia="zh-CN" w:bidi="ar"/>
              </w:rPr>
              <w:t>性能处理器（如AMD Ryzen 3）</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66D7E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Intel Core i5或更高性能处理器（如AMD Ryzen 5）</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3DC97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支撑系统后台业务逻辑计算（如积分实时统计、数据报表生成），避免高峰时段卡顿</w:t>
            </w:r>
          </w:p>
        </w:tc>
      </w:tr>
      <w:tr w14:paraId="4C3D7D5E">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497D412">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4BF9C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内存</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0D8AAB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4GB RAM</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2ECD8B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8GB RAM或更高</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8E880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保障多用户并发访问时的内存资源充足，如50+会员同时查询积分、10+收银员同步处理积分累积</w:t>
            </w:r>
          </w:p>
        </w:tc>
      </w:tr>
      <w:tr w14:paraId="6100F93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AC8FEC0">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F5065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存储空间</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24DE7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20GB可用磁盘空间（机械硬盘）</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E1626F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50GB可用磁盘空间（SSD固态硬盘）</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A84D2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存储系统安装文件、数据库数据（如积分交易记录、会员信息），SSD可提升数据库读写速度</w:t>
            </w:r>
          </w:p>
        </w:tc>
      </w:tr>
      <w:tr w14:paraId="5546FDC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DCC7B49">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0C19B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网络适配</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C908F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100Mbps以太网网卡</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8DC80D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1Gbps以太网网卡</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4D52FB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确保服务器与客户端、数据库间的数据传输稳定，减少扫码积分、商品兑换时的网络延迟</w:t>
            </w:r>
          </w:p>
        </w:tc>
      </w:tr>
      <w:tr w14:paraId="1873DC0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E782C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b/>
                <w:bCs/>
                <w:kern w:val="0"/>
                <w:sz w:val="24"/>
                <w:szCs w:val="24"/>
                <w:lang w:val="en-US" w:eastAsia="zh-CN" w:bidi="ar"/>
              </w:rPr>
              <w:t>二、软件环境要求</w:t>
            </w: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489B76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服务器端-操作系统</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B2BA49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Windows Server 2016/Ubuntu 18.04+/CentOS 7+/macOS 10.14+</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707667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Windows Server 2019/Ubuntu 20.04+/CentOS 8+/macOS 12+</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1AB117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提供系统运行的底层操作系统支持，推荐使用Linux发行版（如Ubuntu），稳定性更强且运维成本低</w:t>
            </w:r>
          </w:p>
        </w:tc>
      </w:tr>
      <w:tr w14:paraId="521B3658">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9272EDC">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99EB2C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服务器端-Java运行环境</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3405A5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JRE 8（64位）</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C601B1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JRE 8 Update 300+或JRE 11（64位）</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520C9E0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支撑Java Web应用运行，兼容Servlet、Shiro等框架，确保积分计算、权限控制等功能正常执行</w:t>
            </w:r>
          </w:p>
        </w:tc>
      </w:tr>
      <w:tr w14:paraId="7BE37481">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BD5AE87">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B40457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服务器端-Web服务器</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CA3529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Apache Tomcat 9.0.0+</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A31455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Apache Tomcat 9.0.60+或Tomcat 10.1.x</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7FF31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部署系统WAR包，处理HTTP请求（如会员登录请求、积分查询请求），推荐高版本提升安全性与性能</w:t>
            </w:r>
          </w:p>
        </w:tc>
      </w:tr>
      <w:tr w14:paraId="192422C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6A74D7DB">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21AEC3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服务器端-数据库系统</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73ABB4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 8.0.0+或MariaDB 10.3+</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34042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 8.0.40+或MariaDB 10.6+</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E4DAEF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存储系统核心数据，推荐高版本优化事务处理与索引性能，避免积分兑换时的数据一致性问题</w:t>
            </w:r>
          </w:p>
        </w:tc>
      </w:tr>
      <w:tr w14:paraId="598A294C">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A5C7F78">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AAD78F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客户端-操作系统</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4EFC0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Windows 10+/macOS 10.14+/主流Linux发行版（如Ubuntu 18.04+）</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A255B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Windows 11/macOS 12+/Ubuntu 20.04+</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0E7E6F6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适配收银员电脑端、会员手机端（投屏操作）、经理管理端的操作系统需求</w:t>
            </w:r>
          </w:p>
        </w:tc>
      </w:tr>
      <w:tr w14:paraId="1AE67A0D">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10F3C50">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F5747C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客户端-浏览器</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76529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Google Chrome 90+/Mozilla Firefox 88+/Microsoft Edge 90+/Safari 14+</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B4CB4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Google Chrome 110+/Microsoft Edge 110+</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61B206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支持响应式界面渲染（如商品兑换列表自适应屏幕），高版本浏览器提升JS执行效率与安全性</w:t>
            </w:r>
          </w:p>
        </w:tc>
      </w:tr>
      <w:tr w14:paraId="574FCF3E">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3FA533C">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48C8E4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客户端-屏幕分辨率</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EEB08E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1024×768</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8C4EF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1920×1080（1080P）</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38BC28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确保积分统计报表、促销活动表单完整显示，1080P分辨率提升经理查看数据报表的视觉体验</w:t>
            </w:r>
          </w:p>
        </w:tc>
      </w:tr>
      <w:tr w14:paraId="13FCB31B">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BB823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b/>
                <w:bCs/>
                <w:kern w:val="0"/>
                <w:sz w:val="24"/>
                <w:szCs w:val="24"/>
                <w:lang w:val="en-US" w:eastAsia="zh-CN" w:bidi="ar"/>
              </w:rPr>
              <w:t>三、网络环境要求</w:t>
            </w: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17D5A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带宽</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36E908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10Mbps上行/下行</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2D9A9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100Mbps上行/下行</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D01DE3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保障多门店数据同步（如连锁超市积分共享），避免高峰时段（如周末促销）网络拥堵</w:t>
            </w:r>
          </w:p>
        </w:tc>
      </w:tr>
      <w:tr w14:paraId="7BC0D762">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737D60B9">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90F43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并发用户支持</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19B1A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50+并发用户</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C9377F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100+并发用户</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EF112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满足中小型超市日常运营需求，如20个收银台同时处理积分、80个会员同时查询积分</w:t>
            </w:r>
          </w:p>
        </w:tc>
      </w:tr>
      <w:tr w14:paraId="164C1E97">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E176F25">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FCC648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响应时间</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40AF99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页面加载时间≤3秒</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F10A44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页面加载时间≤2秒</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213243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提升用户体验，如会员积分查询页面快速打开、收银员扫码积分实时响应</w:t>
            </w:r>
          </w:p>
        </w:tc>
      </w:tr>
      <w:tr w14:paraId="3FDD51B2">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3AF34919">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34D0EEE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系统可用性</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A295E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99.5%（允许每月约3.6小时downtime）</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54DE19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99.9%（允许每月约43分钟downtime）</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AF1B19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通过服务器冗余、数据库备份实现高可用性，避免因系统故障导致积分数据丢失或无法使用</w:t>
            </w:r>
          </w:p>
        </w:tc>
      </w:tr>
      <w:tr w14:paraId="7D5ADD75">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25D57E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rPr>
            </w:pPr>
            <w:r>
              <w:rPr>
                <w:rFonts w:ascii="宋体" w:hAnsi="宋体" w:eastAsia="宋体" w:cs="宋体"/>
                <w:b/>
                <w:bCs/>
                <w:kern w:val="0"/>
                <w:sz w:val="24"/>
                <w:szCs w:val="24"/>
                <w:lang w:val="en-US" w:eastAsia="zh-CN" w:bidi="ar"/>
              </w:rPr>
              <w:t>四、数据库配置要求</w:t>
            </w: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52273B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MySQL-字符集</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52E27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utf8mb4</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F96F9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utf8mb4</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6F11DD2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支持会员昵称中的特殊字符（如emoji、生僻字），避免数据存储乱码</w:t>
            </w:r>
          </w:p>
        </w:tc>
      </w:tr>
      <w:tr w14:paraId="05E4FBF6">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9198444">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ED3342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MySQL-排序规则</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A82395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utf8mb4_unicode_ci</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9AF50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utf8mb4_unicode_ci</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1DBB2B3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确保中文会员姓名、商品名称排序准确（如按拼音首字母排序）</w:t>
            </w:r>
          </w:p>
        </w:tc>
      </w:tr>
      <w:tr w14:paraId="160FDCC4">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44698BFB">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FDE504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MySQL-存储引擎</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8079B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InnoDB</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097CA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InnoDB</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19E45B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支持事务处理（如积分兑换时“扣积分+减库存”的原子操作），避免数据不一致</w:t>
            </w:r>
          </w:p>
        </w:tc>
      </w:tr>
      <w:tr w14:paraId="480AC64A">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18264A47">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6FC765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MySQL-事务隔离级别</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1F65FD2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READ_COMMITTED</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D771EF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READ_COMMITTED</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7172B8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防止脏读（如避免会员看到未提交的积分变动），平衡性能与数据一致性</w:t>
            </w:r>
          </w:p>
        </w:tc>
      </w:tr>
      <w:tr w14:paraId="3A47C5B0">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0ECC1B9F">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0BBAC4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连接池-最大连接数</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08D824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30</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5976FF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50</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24413FD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保障高并发时数据库连接充足，避免因连接耗尽导致积分查询失败</w:t>
            </w:r>
          </w:p>
        </w:tc>
      </w:tr>
      <w:tr w14:paraId="5595789F">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4" w:space="0"/>
              <w:right w:val="single" w:color="auto" w:sz="4" w:space="0"/>
            </w:tcBorders>
            <w:shd w:val="clear" w:color="auto" w:fill="auto"/>
            <w:tcMar>
              <w:top w:w="108" w:type="dxa"/>
              <w:left w:w="96" w:type="dxa"/>
              <w:bottom w:w="108" w:type="dxa"/>
              <w:right w:w="96" w:type="dxa"/>
            </w:tcMar>
            <w:vAlign w:val="center"/>
          </w:tcPr>
          <w:p w14:paraId="573ABF1F">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DC52B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连接池-最小连接数</w:t>
            </w:r>
          </w:p>
        </w:tc>
        <w:tc>
          <w:tcPr>
            <w:tcW w:w="2550"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7C6CABA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5</w:t>
            </w:r>
          </w:p>
        </w:tc>
        <w:tc>
          <w:tcPr>
            <w:tcW w:w="2535" w:type="dxa"/>
            <w:tcBorders>
              <w:top w:val="single" w:color="auto" w:sz="4" w:space="0"/>
              <w:left w:val="single" w:color="auto" w:sz="4" w:space="0"/>
              <w:bottom w:val="single" w:color="auto" w:sz="4" w:space="0"/>
              <w:right w:val="single" w:color="auto" w:sz="4" w:space="0"/>
            </w:tcBorders>
            <w:shd w:val="clear" w:color="auto" w:fill="auto"/>
            <w:tcMar>
              <w:top w:w="108" w:type="dxa"/>
              <w:left w:w="96" w:type="dxa"/>
              <w:bottom w:w="108" w:type="dxa"/>
              <w:right w:w="96" w:type="dxa"/>
            </w:tcMar>
            <w:vAlign w:val="center"/>
          </w:tcPr>
          <w:p w14:paraId="2707086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10</w:t>
            </w:r>
          </w:p>
        </w:tc>
        <w:tc>
          <w:tcPr>
            <w:tcW w:w="2205" w:type="dxa"/>
            <w:tcBorders>
              <w:top w:val="single" w:color="auto" w:sz="4" w:space="0"/>
              <w:left w:val="single" w:color="auto" w:sz="4" w:space="0"/>
              <w:bottom w:val="single" w:color="auto" w:sz="4" w:space="0"/>
              <w:right w:val="single" w:color="auto" w:sz="12" w:space="0"/>
            </w:tcBorders>
            <w:shd w:val="clear" w:color="auto" w:fill="auto"/>
            <w:tcMar>
              <w:top w:w="108" w:type="dxa"/>
              <w:left w:w="96" w:type="dxa"/>
              <w:bottom w:w="108" w:type="dxa"/>
              <w:right w:w="96" w:type="dxa"/>
            </w:tcMar>
            <w:vAlign w:val="center"/>
          </w:tcPr>
          <w:p w14:paraId="4FC12BB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减少连接频繁创建/关闭的性能开销，提升积分交易的响应速度</w:t>
            </w:r>
          </w:p>
        </w:tc>
      </w:tr>
      <w:tr w14:paraId="32A920EE">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113" w:type="dxa"/>
            <w:tcBorders>
              <w:top w:val="single" w:color="auto" w:sz="4" w:space="0"/>
              <w:left w:val="single" w:color="auto" w:sz="12" w:space="0"/>
              <w:bottom w:val="single" w:color="auto" w:sz="12" w:space="0"/>
              <w:right w:val="single" w:color="auto" w:sz="4" w:space="0"/>
            </w:tcBorders>
            <w:shd w:val="clear" w:color="auto" w:fill="auto"/>
            <w:tcMar>
              <w:top w:w="108" w:type="dxa"/>
              <w:left w:w="96" w:type="dxa"/>
              <w:bottom w:w="108" w:type="dxa"/>
              <w:right w:w="96" w:type="dxa"/>
            </w:tcMar>
            <w:vAlign w:val="center"/>
          </w:tcPr>
          <w:p w14:paraId="141BFE23">
            <w:pPr>
              <w:snapToGrid w:val="0"/>
              <w:ind w:left="0" w:leftChars="0" w:right="0" w:rightChars="0" w:firstLine="0" w:firstLineChars="0"/>
              <w:jc w:val="center"/>
              <w:rPr>
                <w:rFonts w:hint="eastAsia" w:ascii="宋体" w:eastAsia="宋体"/>
                <w:sz w:val="24"/>
                <w:szCs w:val="24"/>
              </w:rPr>
            </w:pPr>
          </w:p>
        </w:tc>
        <w:tc>
          <w:tcPr>
            <w:tcW w:w="1229"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19622C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连接池-连接超时</w:t>
            </w:r>
          </w:p>
        </w:tc>
        <w:tc>
          <w:tcPr>
            <w:tcW w:w="2550"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429DBD0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30秒</w:t>
            </w:r>
          </w:p>
        </w:tc>
        <w:tc>
          <w:tcPr>
            <w:tcW w:w="2535" w:type="dxa"/>
            <w:tcBorders>
              <w:top w:val="single" w:color="auto" w:sz="4" w:space="0"/>
              <w:left w:val="single" w:color="auto" w:sz="4" w:space="0"/>
              <w:bottom w:val="single" w:color="auto" w:sz="12" w:space="0"/>
              <w:right w:val="single" w:color="auto" w:sz="4" w:space="0"/>
            </w:tcBorders>
            <w:shd w:val="clear" w:color="auto" w:fill="auto"/>
            <w:tcMar>
              <w:top w:w="108" w:type="dxa"/>
              <w:left w:w="96" w:type="dxa"/>
              <w:bottom w:w="108" w:type="dxa"/>
              <w:right w:w="96" w:type="dxa"/>
            </w:tcMar>
            <w:vAlign w:val="center"/>
          </w:tcPr>
          <w:p w14:paraId="1DCB91D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30秒</w:t>
            </w:r>
          </w:p>
        </w:tc>
        <w:tc>
          <w:tcPr>
            <w:tcW w:w="2205" w:type="dxa"/>
            <w:tcBorders>
              <w:top w:val="single" w:color="auto" w:sz="4" w:space="0"/>
              <w:left w:val="single" w:color="auto" w:sz="4" w:space="0"/>
              <w:bottom w:val="single" w:color="auto" w:sz="12" w:space="0"/>
              <w:right w:val="single" w:color="auto" w:sz="12" w:space="0"/>
            </w:tcBorders>
            <w:shd w:val="clear" w:color="auto" w:fill="auto"/>
            <w:tcMar>
              <w:top w:w="108" w:type="dxa"/>
              <w:left w:w="96" w:type="dxa"/>
              <w:bottom w:w="108" w:type="dxa"/>
              <w:right w:w="96" w:type="dxa"/>
            </w:tcMar>
            <w:vAlign w:val="center"/>
          </w:tcPr>
          <w:p w14:paraId="4B7F29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rPr>
            </w:pPr>
            <w:r>
              <w:rPr>
                <w:rFonts w:ascii="宋体" w:hAnsi="宋体" w:eastAsia="宋体" w:cs="宋体"/>
                <w:kern w:val="0"/>
                <w:sz w:val="24"/>
                <w:szCs w:val="24"/>
                <w:lang w:val="en-US" w:eastAsia="zh-CN" w:bidi="ar"/>
              </w:rPr>
              <w:t>避免无效连接占用资源，如会员长时间未操作时自动释放数据库连接</w:t>
            </w:r>
          </w:p>
        </w:tc>
      </w:tr>
    </w:tbl>
    <w:p w14:paraId="73E7415B">
      <w:pPr>
        <w:ind w:firstLine="480"/>
      </w:pPr>
    </w:p>
    <w:bookmarkEnd w:id="79"/>
    <w:bookmarkEnd w:id="81"/>
    <w:bookmarkEnd w:id="82"/>
    <w:bookmarkEnd w:id="83"/>
    <w:bookmarkEnd w:id="84"/>
    <w:p w14:paraId="09C33B78">
      <w:pPr>
        <w:pStyle w:val="4"/>
        <w:spacing w:before="240"/>
        <w:rPr>
          <w:rFonts w:ascii="Times New Roman" w:hAnsi="Times New Roman"/>
        </w:rPr>
      </w:pPr>
      <w:bookmarkStart w:id="86" w:name="_Toc22415"/>
      <w:bookmarkStart w:id="87" w:name="_Toc6756"/>
      <w:r>
        <w:rPr>
          <w:rFonts w:ascii="Times New Roman" w:hAnsi="Times New Roman"/>
        </w:rPr>
        <w:t>5.2</w:t>
      </w:r>
      <w:bookmarkEnd w:id="86"/>
      <w:r>
        <w:rPr>
          <w:rFonts w:hint="eastAsia" w:ascii="Times New Roman" w:hAnsi="Times New Roman"/>
        </w:rPr>
        <w:t>系统实现</w:t>
      </w:r>
      <w:bookmarkEnd w:id="87"/>
    </w:p>
    <w:p w14:paraId="21CD245E">
      <w:pPr>
        <w:pStyle w:val="5"/>
        <w:spacing w:before="240"/>
      </w:pPr>
      <w:bookmarkStart w:id="88" w:name="_Toc4779"/>
      <w:bookmarkStart w:id="89" w:name="_Toc16224"/>
      <w:bookmarkStart w:id="90" w:name="_Toc3344"/>
      <w:bookmarkStart w:id="91" w:name="_Toc10634"/>
      <w:r>
        <w:rPr>
          <w:rFonts w:hint="eastAsia"/>
        </w:rPr>
        <w:t>5.2.1 XXXX模块</w:t>
      </w:r>
      <w:bookmarkEnd w:id="88"/>
    </w:p>
    <w:bookmarkEnd w:id="89"/>
    <w:bookmarkEnd w:id="90"/>
    <w:bookmarkEnd w:id="91"/>
    <w:p w14:paraId="0E1FF7E3">
      <w:pPr>
        <w:rPr>
          <w:rFonts w:hint="eastAsia" w:ascii="宋体" w:hAnsi="宋体" w:cs="宋体"/>
        </w:rPr>
      </w:pPr>
    </w:p>
    <w:p w14:paraId="7B7584D8">
      <w:pPr>
        <w:pStyle w:val="4"/>
        <w:spacing w:before="240"/>
        <w:rPr>
          <w:rFonts w:ascii="Times New Roman" w:hAnsi="Times New Roman"/>
        </w:rPr>
      </w:pPr>
      <w:bookmarkStart w:id="92" w:name="_Toc31174"/>
      <w:r>
        <w:rPr>
          <w:rFonts w:ascii="Times New Roman" w:hAnsi="Times New Roman"/>
        </w:rPr>
        <w:t>5.</w:t>
      </w:r>
      <w:r>
        <w:rPr>
          <w:rFonts w:hint="eastAsia" w:ascii="Times New Roman" w:hAnsi="Times New Roman"/>
        </w:rPr>
        <w:t>3系统测试</w:t>
      </w:r>
      <w:bookmarkEnd w:id="92"/>
    </w:p>
    <w:p w14:paraId="66765A50">
      <w:pPr>
        <w:pStyle w:val="5"/>
        <w:spacing w:before="240"/>
      </w:pPr>
      <w:bookmarkStart w:id="93" w:name="_Toc24020"/>
      <w:r>
        <w:rPr>
          <w:rFonts w:hint="eastAsia"/>
        </w:rPr>
        <w:t>5.3.1测试方法</w:t>
      </w:r>
      <w:bookmarkEnd w:id="93"/>
    </w:p>
    <w:p w14:paraId="008FA6B9">
      <w:pPr>
        <w:ind w:firstLine="480"/>
        <w:rPr>
          <w:rFonts w:hint="eastAsia" w:ascii="宋体" w:hAnsi="宋体" w:cs="宋体"/>
        </w:rPr>
      </w:pPr>
      <w:r>
        <w:rPr>
          <w:rFonts w:hint="eastAsia" w:ascii="宋体" w:hAnsi="宋体" w:cs="宋体"/>
        </w:rPr>
        <w:t>采用“黑盒测试”为主、“白盒测试”为辅的测试策略</w:t>
      </w:r>
      <w:r>
        <w:rPr>
          <w:rFonts w:hint="eastAsia" w:ascii="宋体" w:hAnsi="宋体" w:cs="宋体"/>
          <w:lang w:eastAsia="zh-CN"/>
        </w:rPr>
        <w:t>。</w:t>
      </w:r>
      <w:r>
        <w:rPr>
          <w:rFonts w:hint="eastAsia" w:ascii="宋体" w:hAnsi="宋体" w:cs="宋体"/>
        </w:rPr>
        <w:t>​</w:t>
      </w:r>
    </w:p>
    <w:p w14:paraId="0164B49A">
      <w:pPr>
        <w:ind w:firstLine="480"/>
        <w:rPr>
          <w:rFonts w:hint="eastAsia" w:ascii="宋体" w:hAnsi="宋体" w:cs="宋体"/>
        </w:rPr>
      </w:pPr>
      <w:r>
        <w:rPr>
          <w:rFonts w:hint="eastAsia" w:ascii="宋体" w:hAnsi="宋体" w:cs="宋体"/>
        </w:rPr>
        <w:t>黑盒测试不关注代码逻辑，仅通过输入输出验证功能是否符合需求，如输入会员卡号、消费金额，检查积分是否正确累积；​</w:t>
      </w:r>
    </w:p>
    <w:p w14:paraId="690F6A50">
      <w:pPr>
        <w:ind w:firstLine="480"/>
        <w:rPr>
          <w:rFonts w:hint="eastAsia" w:ascii="宋体" w:hAnsi="宋体" w:cs="宋体"/>
        </w:rPr>
      </w:pPr>
      <w:r>
        <w:rPr>
          <w:rFonts w:hint="eastAsia" w:ascii="宋体" w:hAnsi="宋体" w:cs="宋体"/>
        </w:rPr>
        <w:t>白盒测试针对核心模块（如积分计算、活动规则判断），检查代码分支覆盖情况，如是否覆盖“有活动”“无活动”“会员禁用”等场景；​</w:t>
      </w:r>
    </w:p>
    <w:p w14:paraId="6573950A">
      <w:pPr>
        <w:ind w:firstLine="480"/>
        <w:rPr>
          <w:rFonts w:hint="eastAsia" w:ascii="宋体" w:hAnsi="宋体" w:cs="宋体"/>
        </w:rPr>
      </w:pPr>
      <w:r>
        <w:rPr>
          <w:rFonts w:hint="eastAsia" w:ascii="宋体" w:hAnsi="宋体" w:cs="宋体"/>
        </w:rPr>
        <w:t>性能测试使用JMeter工具模拟50人同时在线操作（会员查询、收银员积分累积），测试响应时间与系统稳定性。</w:t>
      </w:r>
    </w:p>
    <w:p w14:paraId="1E2982A4">
      <w:pPr>
        <w:pStyle w:val="5"/>
        <w:spacing w:before="240"/>
      </w:pPr>
      <w:bookmarkStart w:id="94" w:name="_Toc2558"/>
      <w:r>
        <w:rPr>
          <w:rFonts w:hint="eastAsia"/>
        </w:rPr>
        <w:t>5.3.2功能测试</w:t>
      </w:r>
      <w:bookmarkEnd w:id="94"/>
    </w:p>
    <w:p w14:paraId="59E44E10">
      <w:pPr>
        <w:rPr>
          <w:rFonts w:hint="eastAsia" w:ascii="宋体" w:hAnsi="宋体" w:cs="宋体"/>
        </w:rPr>
      </w:pPr>
    </w:p>
    <w:p w14:paraId="2693ADB5">
      <w:pPr>
        <w:ind w:firstLine="480"/>
      </w:pPr>
      <w:bookmarkStart w:id="95" w:name="_Toc11238"/>
      <w:bookmarkStart w:id="96" w:name="_Toc28441_WPSOffice_Level1"/>
      <w:r>
        <w:rPr>
          <w:rFonts w:hint="eastAsia"/>
        </w:rPr>
        <w:br w:type="page"/>
      </w:r>
    </w:p>
    <w:p w14:paraId="0A7BAFD4">
      <w:pPr>
        <w:pStyle w:val="3"/>
      </w:pPr>
      <w:bookmarkStart w:id="97" w:name="_Toc20273"/>
      <w:r>
        <w:rPr>
          <w:rFonts w:hint="eastAsia"/>
        </w:rPr>
        <w:t>6</w:t>
      </w:r>
      <w:bookmarkEnd w:id="95"/>
      <w:r>
        <w:rPr>
          <w:rFonts w:hint="eastAsia"/>
        </w:rPr>
        <w:t>总结与展望</w:t>
      </w:r>
      <w:bookmarkEnd w:id="97"/>
    </w:p>
    <w:p w14:paraId="46151EE6">
      <w:pPr>
        <w:pStyle w:val="4"/>
        <w:spacing w:before="240"/>
        <w:rPr>
          <w:rFonts w:ascii="Times New Roman" w:hAnsi="Times New Roman"/>
        </w:rPr>
      </w:pPr>
      <w:bookmarkStart w:id="98" w:name="_Toc27251"/>
      <w:r>
        <w:rPr>
          <w:rFonts w:hint="eastAsia" w:ascii="Times New Roman" w:hAnsi="Times New Roman"/>
        </w:rPr>
        <w:t>6.1结论</w:t>
      </w:r>
      <w:bookmarkEnd w:id="98"/>
    </w:p>
    <w:p w14:paraId="017928EE">
      <w:pPr>
        <w:ind w:firstLine="480"/>
        <w:rPr>
          <w:rFonts w:hint="eastAsia" w:ascii="宋体" w:hAnsi="宋体"/>
        </w:rPr>
      </w:pPr>
      <w:r>
        <w:rPr>
          <w:rFonts w:hint="eastAsia" w:ascii="宋体" w:hAnsi="宋体"/>
        </w:rPr>
        <w:t>本研究成功设计并实现了一个功能完整、架构合理的超市积分管理系统。系统通过科学的需求分析、规范的数据库设计和合理的技术选型，实现了积分管理的全流程自动化，为超市的客户关系管理和营销活动提供了有力支持。</w:t>
      </w:r>
    </w:p>
    <w:p w14:paraId="35B591A5">
      <w:pPr>
        <w:ind w:firstLine="480"/>
        <w:rPr>
          <w:rFonts w:hint="eastAsia" w:ascii="宋体" w:hAnsi="宋体"/>
        </w:rPr>
      </w:pPr>
      <w:r>
        <w:rPr>
          <w:rFonts w:hint="eastAsia" w:ascii="宋体" w:hAnsi="宋体"/>
        </w:rPr>
        <w:t>系统的成功开发验证了关系数据库技术在企业信息系统中的重要作用，展示了规范化的软件工程方法在实际项目中的应用价值。虽然系统在某些方面还存在改进空间，但其核心功能已能满足中小型超市的实际业务需求，具有良好的实用性和推广价值。</w:t>
      </w:r>
    </w:p>
    <w:p w14:paraId="334F30F3">
      <w:pPr>
        <w:ind w:firstLine="480"/>
        <w:rPr>
          <w:rFonts w:hint="eastAsia" w:ascii="宋体" w:hAnsi="宋体"/>
        </w:rPr>
      </w:pPr>
      <w:r>
        <w:rPr>
          <w:rFonts w:hint="eastAsia" w:ascii="宋体" w:hAnsi="宋体"/>
        </w:rPr>
        <w:t>通过本项目的实践，不仅加深了对数据库系统设计理论的理解，也积累了宝贵的系统开发经验，为今后从事相关领域的研究和开发工作奠定了坚实基础。随着技术的不断发展和业务需求的持续演进，该系统还有很大的优化和扩展空间，值得进一步深入研究和完善。</w:t>
      </w:r>
    </w:p>
    <w:p w14:paraId="0015BA7D">
      <w:pPr>
        <w:pStyle w:val="4"/>
        <w:spacing w:before="240"/>
        <w:rPr>
          <w:rFonts w:ascii="Times New Roman" w:hAnsi="Times New Roman"/>
        </w:rPr>
      </w:pPr>
      <w:bookmarkStart w:id="99" w:name="_Toc16457"/>
      <w:r>
        <w:rPr>
          <w:rFonts w:hint="eastAsia" w:ascii="Times New Roman" w:hAnsi="Times New Roman"/>
        </w:rPr>
        <w:t>6.2展望</w:t>
      </w:r>
      <w:bookmarkEnd w:id="99"/>
    </w:p>
    <w:p w14:paraId="36A14EA2">
      <w:pPr>
        <w:ind w:firstLine="480"/>
        <w:rPr>
          <w:rFonts w:hint="eastAsia" w:ascii="宋体" w:hAnsi="宋体" w:eastAsiaTheme="minorEastAsia"/>
          <w:lang w:eastAsia="zh-CN"/>
        </w:rPr>
      </w:pPr>
      <w:r>
        <w:rPr>
          <w:rFonts w:hint="eastAsia" w:ascii="宋体" w:hAnsi="宋体"/>
        </w:rPr>
        <w:t>通过对超市积分管理系统的深入开发和测试，发现系统在以下几个方面还存在不足技术架构层面的不足</w:t>
      </w:r>
      <w:r>
        <w:rPr>
          <w:rFonts w:hint="eastAsia" w:ascii="宋体" w:hAnsi="宋体"/>
          <w:lang w:eastAsia="zh-CN"/>
        </w:rPr>
        <w:t>。</w:t>
      </w:r>
    </w:p>
    <w:p w14:paraId="53D31EE9">
      <w:pPr>
        <w:numPr>
          <w:ilvl w:val="0"/>
          <w:numId w:val="18"/>
        </w:numPr>
        <w:ind w:firstLine="480"/>
        <w:rPr>
          <w:rFonts w:hint="eastAsia" w:ascii="宋体" w:hAnsi="宋体"/>
        </w:rPr>
      </w:pPr>
      <w:r>
        <w:rPr>
          <w:rFonts w:hint="eastAsia" w:ascii="宋体" w:hAnsi="宋体"/>
        </w:rPr>
        <w:t>技术架构层面的不足</w:t>
      </w:r>
    </w:p>
    <w:p w14:paraId="1401C571">
      <w:pPr>
        <w:numPr>
          <w:ilvl w:val="0"/>
          <w:numId w:val="0"/>
        </w:numPr>
        <w:ind w:firstLine="420" w:firstLineChars="200"/>
        <w:rPr>
          <w:rFonts w:hint="eastAsia" w:ascii="宋体" w:hAnsi="宋体" w:eastAsiaTheme="minorEastAsia"/>
          <w:lang w:eastAsia="zh-CN"/>
        </w:rPr>
      </w:pPr>
      <w:r>
        <w:rPr>
          <w:rFonts w:hint="eastAsia" w:ascii="宋体" w:hAnsi="宋体"/>
        </w:rPr>
        <w:t>当前系统采用传统的单体架构，随着业务规模扩大，系统的可扩展性和维护性将面临挑战</w:t>
      </w:r>
      <w:r>
        <w:rPr>
          <w:rFonts w:hint="eastAsia" w:ascii="宋体" w:hAnsi="宋体"/>
          <w:lang w:eastAsia="zh-CN"/>
        </w:rPr>
        <w:t>；</w:t>
      </w:r>
      <w:r>
        <w:rPr>
          <w:rFonts w:hint="eastAsia" w:ascii="宋体" w:hAnsi="宋体"/>
        </w:rPr>
        <w:t>系统未引入Redis等缓存技术，在高并发场景下可能出现性能瓶颈</w:t>
      </w:r>
      <w:r>
        <w:rPr>
          <w:rFonts w:hint="eastAsia" w:ascii="宋体" w:hAnsi="宋体"/>
          <w:lang w:eastAsia="zh-CN"/>
        </w:rPr>
        <w:t>；</w:t>
      </w:r>
      <w:r>
        <w:rPr>
          <w:rFonts w:hint="eastAsia" w:ascii="宋体" w:hAnsi="宋体"/>
        </w:rPr>
        <w:t>采用单一MySQL数据库，缺乏读写分离和分布式部署能力</w:t>
      </w:r>
      <w:r>
        <w:rPr>
          <w:rFonts w:hint="eastAsia" w:ascii="宋体" w:hAnsi="宋体"/>
          <w:lang w:eastAsia="zh-CN"/>
        </w:rPr>
        <w:t>；</w:t>
      </w:r>
      <w:r>
        <w:rPr>
          <w:rFonts w:hint="eastAsia" w:ascii="宋体" w:hAnsi="宋体"/>
        </w:rPr>
        <w:t>前端技术相对落后：使用传统的JSP+jQuery技术栈，用户体验和交互性有待提升</w:t>
      </w:r>
      <w:r>
        <w:rPr>
          <w:rFonts w:hint="eastAsia" w:ascii="宋体" w:hAnsi="宋体"/>
          <w:lang w:eastAsia="zh-CN"/>
        </w:rPr>
        <w:t>。</w:t>
      </w:r>
    </w:p>
    <w:p w14:paraId="3644D488">
      <w:pPr>
        <w:numPr>
          <w:ilvl w:val="0"/>
          <w:numId w:val="18"/>
        </w:numPr>
        <w:ind w:left="0" w:leftChars="0" w:firstLine="480" w:firstLineChars="0"/>
        <w:rPr>
          <w:rFonts w:hint="eastAsia" w:ascii="宋体" w:hAnsi="宋体"/>
        </w:rPr>
      </w:pPr>
      <w:r>
        <w:rPr>
          <w:rFonts w:hint="eastAsia" w:ascii="宋体" w:hAnsi="宋体"/>
        </w:rPr>
        <w:t>功能完整性方面的不足</w:t>
      </w:r>
    </w:p>
    <w:p w14:paraId="2781686B">
      <w:pPr>
        <w:ind w:firstLine="480"/>
        <w:rPr>
          <w:rFonts w:hint="eastAsia" w:ascii="宋体" w:hAnsi="宋体" w:eastAsiaTheme="minorEastAsia"/>
          <w:lang w:eastAsia="zh-CN"/>
        </w:rPr>
      </w:pPr>
      <w:r>
        <w:rPr>
          <w:rFonts w:hint="eastAsia" w:ascii="宋体" w:hAnsi="宋体"/>
        </w:rPr>
        <w:t>系统仅支持PC端访问，未适配移动设备，无法满足现代用户的移动化需求</w:t>
      </w:r>
      <w:r>
        <w:rPr>
          <w:rFonts w:hint="eastAsia" w:ascii="宋体" w:hAnsi="宋体"/>
          <w:lang w:eastAsia="zh-CN"/>
        </w:rPr>
        <w:t>；</w:t>
      </w:r>
      <w:r>
        <w:rPr>
          <w:rFonts w:hint="eastAsia" w:ascii="宋体" w:hAnsi="宋体"/>
        </w:rPr>
        <w:t>缺乏积分变动、促销活动等实时推送通知机制</w:t>
      </w:r>
      <w:r>
        <w:rPr>
          <w:rFonts w:hint="eastAsia" w:ascii="宋体" w:hAnsi="宋体"/>
          <w:lang w:eastAsia="zh-CN"/>
        </w:rPr>
        <w:t>；</w:t>
      </w:r>
      <w:r>
        <w:rPr>
          <w:rFonts w:hint="eastAsia" w:ascii="宋体" w:hAnsi="宋体"/>
        </w:rPr>
        <w:t>现有的数据分析功能较为基础，缺乏预测性分析和深度挖掘能力</w:t>
      </w:r>
      <w:r>
        <w:rPr>
          <w:rFonts w:hint="eastAsia" w:ascii="宋体" w:hAnsi="宋体"/>
          <w:lang w:eastAsia="zh-CN"/>
        </w:rPr>
        <w:t>；</w:t>
      </w:r>
      <w:r>
        <w:rPr>
          <w:rFonts w:hint="eastAsia" w:ascii="宋体" w:hAnsi="宋体"/>
        </w:rPr>
        <w:t>与支付系统、短信平台、邮件系统等第三方服务的集成不够完善</w:t>
      </w:r>
      <w:r>
        <w:rPr>
          <w:rFonts w:hint="eastAsia" w:ascii="宋体" w:hAnsi="宋体"/>
          <w:lang w:eastAsia="zh-CN"/>
        </w:rPr>
        <w:t>。</w:t>
      </w:r>
    </w:p>
    <w:p w14:paraId="3A8C833B">
      <w:pPr>
        <w:ind w:firstLine="480"/>
        <w:rPr>
          <w:rFonts w:hint="eastAsia" w:ascii="宋体" w:hAnsi="宋体"/>
        </w:rPr>
      </w:pPr>
      <w:r>
        <w:rPr>
          <w:rFonts w:hint="eastAsia" w:ascii="宋体" w:hAnsi="宋体"/>
        </w:rPr>
        <w:t>3.业务逻辑方面的不足</w:t>
      </w:r>
    </w:p>
    <w:p w14:paraId="186A5CD5">
      <w:pPr>
        <w:ind w:firstLine="480"/>
        <w:rPr>
          <w:rFonts w:hint="eastAsia" w:ascii="宋体" w:hAnsi="宋体"/>
        </w:rPr>
      </w:pPr>
      <w:r>
        <w:rPr>
          <w:rFonts w:hint="eastAsia" w:ascii="宋体" w:hAnsi="宋体"/>
        </w:rPr>
        <w:t>系统未能根据用户行为和偏好提供个性化的商品推荐</w:t>
      </w:r>
      <w:r>
        <w:rPr>
          <w:rFonts w:hint="eastAsia" w:ascii="宋体" w:hAnsi="宋体"/>
          <w:lang w:eastAsia="zh-CN"/>
        </w:rPr>
        <w:t>；</w:t>
      </w:r>
      <w:r>
        <w:rPr>
          <w:rFonts w:hint="eastAsia" w:ascii="宋体" w:hAnsi="宋体"/>
        </w:rPr>
        <w:t>促销活动类型相对简单，缺乏复杂的营销组合策略</w:t>
      </w:r>
      <w:r>
        <w:rPr>
          <w:rFonts w:hint="eastAsia" w:ascii="宋体" w:hAnsi="宋体"/>
          <w:lang w:eastAsia="zh-CN"/>
        </w:rPr>
        <w:t>；</w:t>
      </w:r>
      <w:r>
        <w:rPr>
          <w:rFonts w:hint="eastAsia" w:ascii="宋体" w:hAnsi="宋体"/>
        </w:rPr>
        <w:t>会员等级划分较为简单，未能充分体现差异化服务</w:t>
      </w:r>
      <w:r>
        <w:rPr>
          <w:rFonts w:hint="eastAsia" w:ascii="宋体" w:hAnsi="宋体"/>
          <w:lang w:eastAsia="zh-CN"/>
        </w:rPr>
        <w:t>；</w:t>
      </w:r>
      <w:r>
        <w:rPr>
          <w:rFonts w:hint="eastAsia" w:ascii="宋体" w:hAnsi="宋体"/>
        </w:rPr>
        <w:t>兑换商品的库存管理缺乏智能预警和自动补货建议</w:t>
      </w:r>
    </w:p>
    <w:p w14:paraId="3C3EA86B">
      <w:pPr>
        <w:ind w:firstLine="480"/>
        <w:rPr>
          <w:rFonts w:hint="eastAsia" w:ascii="宋体" w:hAnsi="宋体"/>
        </w:rPr>
      </w:pPr>
      <w:r>
        <w:rPr>
          <w:rFonts w:hint="eastAsia" w:ascii="宋体" w:hAnsi="宋体"/>
        </w:rPr>
        <w:t>4.安全性和稳定性不足</w:t>
      </w:r>
    </w:p>
    <w:p w14:paraId="5CA00993">
      <w:pPr>
        <w:ind w:firstLine="480"/>
        <w:rPr>
          <w:rFonts w:hint="eastAsia" w:ascii="宋体" w:hAnsi="宋体"/>
        </w:rPr>
      </w:pPr>
      <w:r>
        <w:rPr>
          <w:rFonts w:hint="eastAsia" w:ascii="宋体" w:hAnsi="宋体"/>
        </w:rPr>
        <w:t>缺乏完善的API安全防护、防刷机制和异常检测</w:t>
      </w:r>
      <w:r>
        <w:rPr>
          <w:rFonts w:hint="eastAsia" w:ascii="宋体" w:hAnsi="宋体"/>
          <w:lang w:eastAsia="zh-CN"/>
        </w:rPr>
        <w:t>；</w:t>
      </w:r>
      <w:r>
        <w:rPr>
          <w:rFonts w:hint="eastAsia" w:ascii="宋体" w:hAnsi="宋体"/>
        </w:rPr>
        <w:t>系统在异常情况下的容错和恢复能力有待加强</w:t>
      </w:r>
      <w:r>
        <w:rPr>
          <w:rFonts w:hint="eastAsia" w:ascii="宋体" w:hAnsi="宋体"/>
          <w:lang w:eastAsia="zh-CN"/>
        </w:rPr>
        <w:t>；</w:t>
      </w:r>
      <w:r>
        <w:rPr>
          <w:rFonts w:hint="eastAsia" w:ascii="宋体" w:hAnsi="宋体"/>
        </w:rPr>
        <w:t>缺乏全面的系统监控和日志分析机制</w:t>
      </w:r>
      <w:r>
        <w:rPr>
          <w:rFonts w:hint="eastAsia" w:ascii="宋体" w:hAnsi="宋体"/>
          <w:lang w:eastAsia="zh-CN"/>
        </w:rPr>
        <w:t>；</w:t>
      </w:r>
      <w:r>
        <w:rPr>
          <w:rFonts w:hint="eastAsia" w:ascii="宋体" w:hAnsi="宋体"/>
        </w:rPr>
        <w:t>数据备份和灾难恢复方案需要进一步完善。</w:t>
      </w:r>
    </w:p>
    <w:p w14:paraId="029C4724">
      <w:pPr>
        <w:ind w:firstLine="480"/>
      </w:pPr>
      <w:bookmarkStart w:id="100" w:name="_Toc1123"/>
      <w:r>
        <w:rPr>
          <w:rFonts w:hint="eastAsia"/>
        </w:rPr>
        <w:br w:type="page"/>
      </w:r>
    </w:p>
    <w:bookmarkEnd w:id="96"/>
    <w:bookmarkEnd w:id="100"/>
    <w:p w14:paraId="4061DF0F">
      <w:pPr>
        <w:pStyle w:val="3"/>
      </w:pPr>
      <w:bookmarkStart w:id="101" w:name="_Toc489552448"/>
      <w:bookmarkStart w:id="102" w:name="_Toc462926779"/>
      <w:bookmarkStart w:id="103" w:name="_Toc489553555"/>
      <w:bookmarkStart w:id="104" w:name="_Toc29510_WPSOffice_Level1"/>
      <w:bookmarkStart w:id="105" w:name="_Toc20325"/>
      <w:bookmarkStart w:id="106" w:name="_Toc489553786"/>
      <w:bookmarkStart w:id="107" w:name="_Toc19733"/>
      <w:bookmarkStart w:id="108" w:name="_Toc5368"/>
      <w:bookmarkStart w:id="109" w:name="_Toc489553184"/>
      <w:bookmarkStart w:id="110" w:name="_Toc489553041"/>
      <w:r>
        <w:rPr>
          <w:rFonts w:hint="eastAsia"/>
        </w:rPr>
        <w:t>参考文献</w:t>
      </w:r>
      <w:bookmarkEnd w:id="101"/>
      <w:bookmarkEnd w:id="102"/>
      <w:bookmarkEnd w:id="103"/>
      <w:bookmarkEnd w:id="104"/>
      <w:bookmarkEnd w:id="105"/>
      <w:bookmarkEnd w:id="106"/>
      <w:bookmarkEnd w:id="107"/>
      <w:bookmarkEnd w:id="108"/>
      <w:bookmarkEnd w:id="109"/>
      <w:bookmarkEnd w:id="110"/>
    </w:p>
    <w:p w14:paraId="186446D2">
      <w:pPr>
        <w:numPr>
          <w:ilvl w:val="0"/>
          <w:numId w:val="19"/>
        </w:numPr>
        <w:ind w:left="425" w:leftChars="0" w:hanging="425" w:firstLineChars="0"/>
        <w:rPr>
          <w:ins w:id="449" w:author="Evildore" w:date="2026-03-10T23:35:43Z"/>
          <w:rFonts w:hint="eastAsia" w:cs="宋体"/>
          <w:szCs w:val="21"/>
          <w:shd w:val="clear" w:color="auto" w:fill="FFFFFF"/>
        </w:rPr>
      </w:pPr>
      <w:ins w:id="450" w:author="Evildore" w:date="2026-03-10T23:35:43Z">
        <w:bookmarkStart w:id="111" w:name="_Ref22770"/>
        <w:r>
          <w:rPr>
            <w:rFonts w:hint="eastAsia" w:cs="宋体"/>
            <w:szCs w:val="21"/>
            <w:shd w:val="clear" w:color="auto" w:fill="FFFFFF"/>
          </w:rPr>
          <w:t>王珊, 萨师煊. 数据库系统概论(第5版)[M]. 北京: 高等教育出版社, 2014.</w:t>
        </w:r>
      </w:ins>
    </w:p>
    <w:p w14:paraId="254F5E39">
      <w:pPr>
        <w:numPr>
          <w:ilvl w:val="0"/>
          <w:numId w:val="19"/>
        </w:numPr>
        <w:ind w:left="425" w:leftChars="0" w:hanging="425" w:firstLineChars="0"/>
        <w:rPr>
          <w:ins w:id="451" w:author="Evildore" w:date="2026-03-10T23:35:43Z"/>
          <w:rFonts w:hint="eastAsia" w:cs="宋体"/>
          <w:szCs w:val="21"/>
          <w:shd w:val="clear" w:color="auto" w:fill="FFFFFF"/>
        </w:rPr>
      </w:pPr>
      <w:ins w:id="452" w:author="Evildore" w:date="2026-03-10T23:35:43Z">
        <w:r>
          <w:rPr>
            <w:rFonts w:hint="eastAsia" w:cs="宋体"/>
            <w:szCs w:val="21"/>
            <w:shd w:val="clear" w:color="auto" w:fill="FFFFFF"/>
          </w:rPr>
          <w:t>张孝祥. Java Web开发详解[M]. 北京: 电子工业出版社, 2017.</w:t>
        </w:r>
      </w:ins>
    </w:p>
    <w:p w14:paraId="0D4AE83A">
      <w:pPr>
        <w:numPr>
          <w:ilvl w:val="0"/>
          <w:numId w:val="19"/>
        </w:numPr>
        <w:ind w:left="425" w:leftChars="0" w:hanging="425" w:firstLineChars="0"/>
        <w:rPr>
          <w:ins w:id="453" w:author="Evildore" w:date="2026-03-10T23:35:43Z"/>
          <w:rFonts w:hint="eastAsia" w:cs="宋体"/>
          <w:szCs w:val="21"/>
          <w:shd w:val="clear" w:color="auto" w:fill="FFFFFF"/>
        </w:rPr>
      </w:pPr>
      <w:ins w:id="454" w:author="Evildore" w:date="2026-03-10T23:35:43Z">
        <w:r>
          <w:rPr>
            <w:rFonts w:hint="eastAsia" w:cs="宋体"/>
            <w:szCs w:val="21"/>
            <w:shd w:val="clear" w:color="auto" w:fill="FFFFFF"/>
          </w:rPr>
          <w:t>Kurniawan B., Deck P. Servlet, JSP and Spring MVC: A Tutorial[M]. Brainy Software, 2014.</w:t>
        </w:r>
      </w:ins>
    </w:p>
    <w:p w14:paraId="674A0892">
      <w:pPr>
        <w:numPr>
          <w:ilvl w:val="0"/>
          <w:numId w:val="19"/>
        </w:numPr>
        <w:ind w:left="425" w:leftChars="0" w:hanging="425" w:firstLineChars="0"/>
        <w:rPr>
          <w:ins w:id="455" w:author="Evildore" w:date="2026-03-10T23:35:43Z"/>
          <w:rFonts w:hint="eastAsia" w:cs="宋体"/>
          <w:szCs w:val="21"/>
          <w:shd w:val="clear" w:color="auto" w:fill="FFFFFF"/>
        </w:rPr>
      </w:pPr>
      <w:ins w:id="456" w:author="Evildore" w:date="2026-03-10T23:35:43Z">
        <w:r>
          <w:rPr>
            <w:rFonts w:hint="eastAsia" w:cs="宋体"/>
            <w:szCs w:val="21"/>
            <w:shd w:val="clear" w:color="auto" w:fill="FFFFFF"/>
          </w:rPr>
          <w:t xml:space="preserve"> Pressman R. Software Engineering: A Practitioner's Approach[M]. New York: McGraw-Hill, 2014.</w:t>
        </w:r>
      </w:ins>
    </w:p>
    <w:p w14:paraId="2F3F64C7">
      <w:pPr>
        <w:numPr>
          <w:ilvl w:val="0"/>
          <w:numId w:val="19"/>
        </w:numPr>
        <w:ind w:left="425" w:leftChars="0" w:hanging="425" w:firstLineChars="0"/>
        <w:rPr>
          <w:ins w:id="457" w:author="Evildore" w:date="2026-03-10T23:35:43Z"/>
          <w:rFonts w:hint="eastAsia" w:cs="宋体"/>
          <w:szCs w:val="21"/>
          <w:shd w:val="clear" w:color="auto" w:fill="FFFFFF"/>
        </w:rPr>
      </w:pPr>
      <w:ins w:id="458" w:author="Evildore" w:date="2026-03-10T23:35:43Z">
        <w:r>
          <w:rPr>
            <w:rFonts w:hint="eastAsia" w:cs="宋体"/>
            <w:szCs w:val="21"/>
            <w:shd w:val="clear" w:color="auto" w:fill="FFFFFF"/>
          </w:rPr>
          <w:t xml:space="preserve"> Sommerville I. Software Engineering (10th Edition)[M]. Boston: Pearson, 2016.</w:t>
        </w:r>
      </w:ins>
    </w:p>
    <w:p w14:paraId="6BA9AAA0">
      <w:pPr>
        <w:numPr>
          <w:ilvl w:val="0"/>
          <w:numId w:val="19"/>
        </w:numPr>
        <w:ind w:left="425" w:leftChars="0" w:hanging="425" w:firstLineChars="0"/>
        <w:rPr>
          <w:ins w:id="459" w:author="Evildore" w:date="2026-03-10T23:35:43Z"/>
          <w:rFonts w:hint="eastAsia" w:cs="宋体"/>
          <w:szCs w:val="21"/>
          <w:shd w:val="clear" w:color="auto" w:fill="FFFFFF"/>
        </w:rPr>
      </w:pPr>
      <w:ins w:id="460" w:author="Evildore" w:date="2026-03-10T23:35:43Z">
        <w:r>
          <w:rPr>
            <w:rFonts w:hint="eastAsia" w:cs="宋体"/>
            <w:szCs w:val="21"/>
            <w:shd w:val="clear" w:color="auto" w:fill="FFFFFF"/>
          </w:rPr>
          <w:t xml:space="preserve"> Han J., Kamber M., Pei J. Data Mining: Concepts and Techniques[M]. Morgan Kaufmann, 2012.</w:t>
        </w:r>
      </w:ins>
    </w:p>
    <w:p w14:paraId="23681D0C">
      <w:pPr>
        <w:numPr>
          <w:ilvl w:val="0"/>
          <w:numId w:val="19"/>
        </w:numPr>
        <w:ind w:left="425" w:leftChars="0" w:hanging="425" w:firstLineChars="0"/>
        <w:rPr>
          <w:ins w:id="461" w:author="Evildore" w:date="2026-03-10T23:35:43Z"/>
          <w:rFonts w:hint="eastAsia" w:cs="宋体"/>
          <w:szCs w:val="21"/>
          <w:shd w:val="clear" w:color="auto" w:fill="FFFFFF"/>
        </w:rPr>
      </w:pPr>
      <w:ins w:id="462" w:author="Evildore" w:date="2026-03-10T23:35:43Z">
        <w:r>
          <w:rPr>
            <w:rFonts w:hint="eastAsia" w:cs="宋体"/>
            <w:szCs w:val="21"/>
            <w:shd w:val="clear" w:color="auto" w:fill="FFFFFF"/>
          </w:rPr>
          <w:t>Kotler P., Keller K. Marketing Management[M]. Pearson Education, 2016.</w:t>
        </w:r>
      </w:ins>
    </w:p>
    <w:p w14:paraId="4A2D6343">
      <w:pPr>
        <w:numPr>
          <w:ilvl w:val="0"/>
          <w:numId w:val="19"/>
        </w:numPr>
        <w:ind w:left="425" w:leftChars="0" w:hanging="425" w:firstLineChars="0"/>
        <w:rPr>
          <w:ins w:id="463" w:author="Evildore" w:date="2026-03-10T23:35:43Z"/>
          <w:rFonts w:hint="eastAsia" w:cs="宋体"/>
          <w:szCs w:val="21"/>
          <w:shd w:val="clear" w:color="auto" w:fill="FFFFFF"/>
        </w:rPr>
      </w:pPr>
      <w:ins w:id="464" w:author="Evildore" w:date="2026-03-10T23:35:43Z">
        <w:r>
          <w:rPr>
            <w:rFonts w:hint="eastAsia" w:cs="宋体"/>
            <w:szCs w:val="21"/>
            <w:shd w:val="clear" w:color="auto" w:fill="FFFFFF"/>
          </w:rPr>
          <w:t xml:space="preserve"> Dorotic M., Bijmolt T., Verhoef P. Loyalty Programmes: Current Knowledge and Research Directions[J]. International Journal of Management Reviews, 2012.</w:t>
        </w:r>
      </w:ins>
    </w:p>
    <w:p w14:paraId="1C04A8F2">
      <w:pPr>
        <w:numPr>
          <w:ilvl w:val="0"/>
          <w:numId w:val="19"/>
        </w:numPr>
        <w:ind w:left="425" w:leftChars="0" w:hanging="425" w:firstLineChars="0"/>
        <w:rPr>
          <w:ins w:id="465" w:author="Evildore" w:date="2026-03-10T23:35:43Z"/>
          <w:rFonts w:hint="eastAsia" w:cs="宋体"/>
          <w:szCs w:val="21"/>
          <w:shd w:val="clear" w:color="auto" w:fill="FFFFFF"/>
        </w:rPr>
      </w:pPr>
      <w:ins w:id="466" w:author="Evildore" w:date="2026-03-10T23:35:43Z">
        <w:r>
          <w:rPr>
            <w:rFonts w:hint="eastAsia" w:cs="宋体"/>
            <w:szCs w:val="21"/>
            <w:shd w:val="clear" w:color="auto" w:fill="FFFFFF"/>
          </w:rPr>
          <w:t>[9] Bijmolt T. H. A., Dorotic M., Verhoef P. C. Loyalty Programs: Generalizations on Their Adoption, Effectiveness and Design[J]. Foundations and Trends in Marketing, 2011.</w:t>
        </w:r>
      </w:ins>
    </w:p>
    <w:p w14:paraId="57BEFA52">
      <w:pPr>
        <w:numPr>
          <w:ilvl w:val="0"/>
          <w:numId w:val="19"/>
        </w:numPr>
        <w:ind w:left="425" w:leftChars="0" w:hanging="425" w:firstLineChars="0"/>
        <w:rPr>
          <w:ins w:id="467" w:author="Evildore" w:date="2026-03-10T23:35:43Z"/>
          <w:rFonts w:hint="eastAsia" w:cs="宋体"/>
          <w:szCs w:val="21"/>
          <w:shd w:val="clear" w:color="auto" w:fill="FFFFFF"/>
        </w:rPr>
      </w:pPr>
      <w:ins w:id="468" w:author="Evildore" w:date="2026-03-10T23:35:43Z">
        <w:r>
          <w:rPr>
            <w:rFonts w:hint="eastAsia" w:cs="宋体"/>
            <w:szCs w:val="21"/>
            <w:shd w:val="clear" w:color="auto" w:fill="FFFFFF"/>
          </w:rPr>
          <w:t>[10] Dorotic M., Fok D., Verhoef P., Bijmolt T. Do Vendors Benefit from Promotions in a Multi-Vendor Loyalty Program?[J]. Marketing Letters, 2011.</w:t>
        </w:r>
      </w:ins>
    </w:p>
    <w:p w14:paraId="52BD2FDB">
      <w:pPr>
        <w:numPr>
          <w:ilvl w:val="0"/>
          <w:numId w:val="19"/>
        </w:numPr>
        <w:ind w:left="425" w:leftChars="0" w:hanging="425" w:firstLineChars="0"/>
        <w:rPr>
          <w:ins w:id="469" w:author="Evildore" w:date="2026-03-10T23:35:43Z"/>
          <w:rFonts w:hint="eastAsia" w:cs="宋体"/>
          <w:szCs w:val="21"/>
          <w:shd w:val="clear" w:color="auto" w:fill="FFFFFF"/>
        </w:rPr>
      </w:pPr>
      <w:ins w:id="470" w:author="Evildore" w:date="2026-03-10T23:35:43Z">
        <w:r>
          <w:rPr>
            <w:rFonts w:hint="eastAsia" w:cs="宋体"/>
            <w:szCs w:val="21"/>
            <w:shd w:val="clear" w:color="auto" w:fill="FFFFFF"/>
          </w:rPr>
          <w:t>[11] Liu H., Yang R. Profitability of Loyalty Reward Programs: An Analytical Investigation[J]. Omega, 2013.</w:t>
        </w:r>
      </w:ins>
    </w:p>
    <w:p w14:paraId="04282149">
      <w:pPr>
        <w:numPr>
          <w:ilvl w:val="-1"/>
          <w:numId w:val="0"/>
        </w:numPr>
        <w:ind w:left="0" w:firstLine="0"/>
        <w:rPr>
          <w:rFonts w:hint="eastAsia" w:cs="宋体"/>
          <w:szCs w:val="21"/>
          <w:shd w:val="clear" w:color="auto" w:fill="FFFFFF"/>
        </w:rPr>
        <w:pPrChange w:id="471" w:author="Evildore" w:date="2026-03-10T23:37:37Z">
          <w:pPr/>
        </w:pPrChange>
      </w:pPr>
      <w:ins w:id="472" w:author="Evildore" w:date="2026-03-10T23:35:43Z">
        <w:r>
          <w:rPr>
            <w:rFonts w:hint="eastAsia" w:cs="宋体"/>
            <w:szCs w:val="21"/>
            <w:shd w:val="clear" w:color="auto" w:fill="FFFFFF"/>
          </w:rPr>
          <w:t>[12] Farooqi M. R., Raza K. A Comprehensive Study of CRM through Data Mining Techniques[J]. International Journal of Computer Science Issues, 2012.</w:t>
        </w:r>
        <w:bookmarkEnd w:id="111"/>
      </w:ins>
    </w:p>
    <w:p w14:paraId="12918D4B">
      <w:pPr>
        <w:ind w:firstLine="480"/>
      </w:pPr>
      <w:bookmarkStart w:id="112" w:name="_Toc30458"/>
      <w:bookmarkStart w:id="113" w:name="_Toc21916_WPSOffice_Level1"/>
      <w:r>
        <w:rPr>
          <w:rFonts w:hint="eastAsia"/>
        </w:rPr>
        <w:br w:type="page"/>
      </w:r>
    </w:p>
    <w:p w14:paraId="1927D594">
      <w:pPr>
        <w:pStyle w:val="3"/>
      </w:pPr>
      <w:bookmarkStart w:id="114" w:name="_Toc6630"/>
      <w:r>
        <w:rPr>
          <w:rFonts w:hint="eastAsia"/>
        </w:rPr>
        <w:t>致谢</w:t>
      </w:r>
      <w:bookmarkEnd w:id="112"/>
      <w:bookmarkEnd w:id="113"/>
      <w:bookmarkEnd w:id="114"/>
    </w:p>
    <w:p w14:paraId="755A5FB6">
      <w:pPr>
        <w:ind w:firstLine="480"/>
        <w:rPr>
          <w:rFonts w:hint="eastAsia" w:ascii="宋体" w:hAnsi="宋体" w:cs="宋体"/>
        </w:rPr>
      </w:pPr>
      <w:r>
        <w:rPr>
          <w:rFonts w:hint="eastAsia" w:ascii="宋体" w:hAnsi="宋体" w:cs="宋体"/>
        </w:rPr>
        <w:t>随着时间的流转，在成都文理学院的四年学习时光即将画上句号。回顾这段时间，其中饱含快乐、成就与挫折。毕设和论文写作是我大学生活的重要里程碑，在这过程中也曾面临一些困难。然而，我要向我的指导老师表达真挚的感谢，因为她的专业辅导和疑惑解答帮助我在系统设计和论文创作过程中，绕开了许多弯路和误区，防止了许多错误的发生。在设计的全程中，老师运用她的专业知识、丰富的实践经验以及友好的交流方式，引领我顺利完成了毕业设计和论文撰写。</w:t>
      </w:r>
    </w:p>
    <w:p w14:paraId="0E5924D1">
      <w:pPr>
        <w:ind w:firstLine="480"/>
        <w:rPr>
          <w:rFonts w:hint="eastAsia" w:ascii="宋体" w:hAnsi="宋体" w:cs="宋体"/>
        </w:rPr>
      </w:pPr>
      <w:r>
        <w:rPr>
          <w:rFonts w:hint="eastAsia" w:ascii="宋体" w:hAnsi="宋体" w:cs="宋体"/>
        </w:rPr>
        <w:t>除此之外，也有许多同学在这段经历中，给予了我无私的帮助和鼓励。他们的存在不仅帮助我顺利完成了毕业设计，甚至还在论文撰写环节，给了我极大的支持。临近毕业之际，我要特别感谢学院全体老师的默默付出。他们全力以赴，无私奉献，让我在学业和生活中都能得到最高质量的支持和环境。在他们宽容、坚定和引导下，我得以全面发展并为毕业后待面临的新挑战做好篇准备，对此我表达深深的感激。</w:t>
      </w:r>
    </w:p>
    <w:p w14:paraId="3B9D28EF">
      <w:pPr>
        <w:ind w:firstLine="480"/>
        <w:rPr>
          <w:rFonts w:hint="eastAsia" w:ascii="宋体" w:hAnsi="宋体"/>
          <w:szCs w:val="21"/>
        </w:rPr>
      </w:pPr>
      <w:r>
        <w:rPr>
          <w:rFonts w:hint="eastAsia" w:ascii="宋体" w:hAnsi="宋体" w:cs="宋体"/>
        </w:rPr>
        <w:t>最后，我要向我的论文指导老师表达最深厚的感激之情。感谢你的关怀、指引和帮助，使我在学业道路上得到了温暖和支持。</w:t>
      </w:r>
    </w:p>
    <w:sectPr>
      <w:footerReference r:id="rId12"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op童话" w:date="2026-01-29T14:36:52Z" w:initials="">
    <w:p w14:paraId="6CED3957">
      <w:pPr>
        <w:pStyle w:val="28"/>
        <w:rPr>
          <w:rFonts w:hint="default" w:eastAsiaTheme="minorEastAsia"/>
          <w:lang w:val="en-US" w:eastAsia="zh-CN"/>
        </w:rPr>
      </w:pPr>
      <w:r>
        <w:rPr>
          <w:rFonts w:hint="eastAsia"/>
          <w:lang w:val="en-US" w:eastAsia="zh-CN"/>
        </w:rPr>
        <w:t>论文题目要和系统保持一致</w:t>
      </w:r>
    </w:p>
  </w:comment>
  <w:comment w:id="1" w:author="Top童话" w:date="2026-01-29T15:03:25Z" w:initials="">
    <w:p w14:paraId="25E34367">
      <w:pPr>
        <w:pStyle w:val="28"/>
        <w:rPr>
          <w:rFonts w:hint="eastAsia"/>
          <w:lang w:val="en-US" w:eastAsia="zh-CN"/>
        </w:rPr>
      </w:pPr>
      <w:r>
        <w:rPr>
          <w:rFonts w:hint="eastAsia"/>
          <w:lang w:val="en-US" w:eastAsia="zh-CN"/>
        </w:rPr>
        <w:t>新的一个章节需要另起一页</w:t>
      </w:r>
    </w:p>
    <w:p w14:paraId="6DCDEA96">
      <w:pPr>
        <w:pStyle w:val="28"/>
        <w:rPr>
          <w:rFonts w:hint="default"/>
          <w:lang w:val="en-US" w:eastAsia="zh-CN"/>
        </w:rPr>
      </w:pPr>
      <w:r>
        <w:rPr>
          <w:rFonts w:hint="eastAsia"/>
          <w:lang w:val="en-US" w:eastAsia="zh-CN"/>
        </w:rPr>
        <w:t>全文的字体格式按照学校给的要求改好</w:t>
      </w:r>
    </w:p>
  </w:comment>
  <w:comment w:id="2" w:author="Top童话" w:date="2026-01-29T15:32:22Z" w:initials="">
    <w:p w14:paraId="2DF4317F">
      <w:pPr>
        <w:pStyle w:val="28"/>
        <w:rPr>
          <w:rFonts w:hint="default" w:eastAsiaTheme="minorEastAsia"/>
          <w:lang w:val="en-US" w:eastAsia="zh-CN"/>
        </w:rPr>
      </w:pPr>
      <w:r>
        <w:rPr>
          <w:rFonts w:hint="eastAsia"/>
          <w:lang w:val="en-US" w:eastAsia="zh-CN"/>
        </w:rPr>
        <w:t>这儿描述得有点过于针对系统功能在说，需要转换一下描述哈。这部分应该主要是阐述超市积分管理系统的意义了哈。</w:t>
      </w:r>
    </w:p>
  </w:comment>
  <w:comment w:id="3" w:author="Top童话" w:date="2026-01-29T15:33:44Z" w:initials="">
    <w:p w14:paraId="6FA4C3FD">
      <w:pPr>
        <w:pStyle w:val="28"/>
        <w:rPr>
          <w:rFonts w:hint="default" w:eastAsiaTheme="minorEastAsia"/>
          <w:lang w:val="en-US" w:eastAsia="zh-CN"/>
        </w:rPr>
      </w:pPr>
      <w:r>
        <w:rPr>
          <w:rFonts w:hint="eastAsia"/>
          <w:lang w:val="en-US" w:eastAsia="zh-CN"/>
        </w:rPr>
        <w:t>意义可以从这两方面分点描述，显得更有逻辑性。</w:t>
      </w:r>
    </w:p>
  </w:comment>
  <w:comment w:id="4" w:author="Top童话" w:date="2026-01-29T15:34:49Z" w:initials="">
    <w:p w14:paraId="25B24D89">
      <w:pPr>
        <w:pStyle w:val="28"/>
        <w:rPr>
          <w:rFonts w:hint="eastAsia"/>
          <w:lang w:val="en-US" w:eastAsia="zh-CN"/>
        </w:rPr>
      </w:pPr>
      <w:r>
        <w:rPr>
          <w:rFonts w:hint="eastAsia"/>
          <w:lang w:val="en-US" w:eastAsia="zh-CN"/>
        </w:rPr>
        <w:t>正文的格式都按照这个改哈</w:t>
      </w:r>
    </w:p>
    <w:p w14:paraId="4628BD33">
      <w:pPr>
        <w:pStyle w:val="28"/>
        <w:rPr>
          <w:rFonts w:hint="default" w:eastAsiaTheme="minorEastAsia"/>
          <w:lang w:val="en-US" w:eastAsia="zh-CN"/>
        </w:rPr>
      </w:pPr>
      <w:r>
        <w:drawing>
          <wp:inline distT="0" distB="0" distL="114300" distR="114300">
            <wp:extent cx="2302510" cy="546100"/>
            <wp:effectExtent l="0" t="0" r="1397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02510" cy="546100"/>
                    </a:xfrm>
                    <a:prstGeom prst="rect">
                      <a:avLst/>
                    </a:prstGeom>
                    <a:noFill/>
                    <a:ln>
                      <a:noFill/>
                    </a:ln>
                  </pic:spPr>
                </pic:pic>
              </a:graphicData>
            </a:graphic>
          </wp:inline>
        </w:drawing>
      </w:r>
    </w:p>
  </w:comment>
  <w:comment w:id="5" w:author="Top童话" w:date="2026-01-29T15:38:27Z" w:initials="">
    <w:p w14:paraId="652D6E5F">
      <w:pPr>
        <w:pStyle w:val="28"/>
        <w:rPr>
          <w:rFonts w:hint="default" w:eastAsiaTheme="minorEastAsia"/>
          <w:lang w:val="en-US" w:eastAsia="zh-CN"/>
        </w:rPr>
      </w:pPr>
      <w:r>
        <w:rPr>
          <w:rFonts w:hint="eastAsia"/>
          <w:lang w:val="en-US" w:eastAsia="zh-CN"/>
        </w:rPr>
        <w:t>这一段没有文献来源哇？对于现状研究都要给出具体的文献数据作为支撑哈，不然没有说服力。后面的也是</w:t>
      </w:r>
    </w:p>
  </w:comment>
  <w:comment w:id="6" w:author="Top童话" w:date="2026-01-29T15:40:57Z" w:initials="">
    <w:p w14:paraId="6C10A0A0">
      <w:pPr>
        <w:pStyle w:val="28"/>
        <w:rPr>
          <w:rFonts w:hint="default" w:eastAsiaTheme="minorEastAsia"/>
          <w:lang w:val="en-US" w:eastAsia="zh-CN"/>
        </w:rPr>
      </w:pPr>
      <w:r>
        <w:rPr>
          <w:rFonts w:hint="eastAsia"/>
          <w:lang w:val="en-US" w:eastAsia="zh-CN"/>
        </w:rPr>
        <w:t>将研究内容和研究方法的内容整理成一个段落，不能语句直接拼凑，逻辑要有前后连贯性。</w:t>
      </w:r>
    </w:p>
  </w:comment>
  <w:comment w:id="7" w:author="Top童话" w:date="2026-01-29T15:44:40Z" w:initials="">
    <w:p w14:paraId="71C65BC2">
      <w:pPr>
        <w:pStyle w:val="28"/>
        <w:rPr>
          <w:rFonts w:hint="default" w:eastAsiaTheme="minorEastAsia"/>
          <w:lang w:val="en-US" w:eastAsia="zh-CN"/>
        </w:rPr>
      </w:pPr>
      <w:r>
        <w:rPr>
          <w:rFonts w:hint="eastAsia"/>
          <w:lang w:val="en-US" w:eastAsia="zh-CN"/>
        </w:rPr>
        <w:t>这部分自己改，相关知识全是百度得到的，自己把内容组织好</w:t>
      </w:r>
    </w:p>
  </w:comment>
  <w:comment w:id="8" w:author="Top童话" w:date="2026-01-29T15:42:19Z" w:initials="">
    <w:p w14:paraId="3D95B011">
      <w:pPr>
        <w:pStyle w:val="28"/>
        <w:rPr>
          <w:rFonts w:hint="default" w:eastAsiaTheme="minorEastAsia"/>
          <w:lang w:val="en-US" w:eastAsia="zh-CN"/>
        </w:rPr>
      </w:pPr>
      <w:r>
        <w:rPr>
          <w:rFonts w:hint="eastAsia"/>
          <w:lang w:val="en-US" w:eastAsia="zh-CN"/>
        </w:rPr>
        <w:t>格式为“2.1”，不是“2-1”</w:t>
      </w:r>
    </w:p>
  </w:comment>
  <w:comment w:id="9" w:author="Top童话" w:date="2026-01-29T15:43:01Z" w:initials="">
    <w:p w14:paraId="57CE5EA3">
      <w:pPr>
        <w:pStyle w:val="28"/>
        <w:rPr>
          <w:rFonts w:hint="default" w:eastAsiaTheme="minorEastAsia"/>
          <w:lang w:val="en-US" w:eastAsia="zh-CN"/>
        </w:rPr>
      </w:pPr>
      <w:r>
        <w:rPr>
          <w:rFonts w:hint="eastAsia"/>
          <w:lang w:val="en-US" w:eastAsia="zh-CN"/>
        </w:rPr>
        <w:t>要不要自己看一下写的是什么！</w:t>
      </w:r>
    </w:p>
  </w:comment>
  <w:comment w:id="10" w:author="Top童话" w:date="2026-01-29T15:59:09Z" w:initials="">
    <w:p w14:paraId="37758163">
      <w:pPr>
        <w:pStyle w:val="28"/>
        <w:rPr>
          <w:rFonts w:hint="default" w:eastAsiaTheme="minorEastAsia"/>
          <w:lang w:val="en-US" w:eastAsia="zh-CN"/>
        </w:rPr>
      </w:pPr>
      <w:r>
        <w:rPr>
          <w:rFonts w:hint="eastAsia"/>
          <w:lang w:val="en-US" w:eastAsia="zh-CN"/>
        </w:rPr>
        <w:t>具体一点</w:t>
      </w:r>
    </w:p>
  </w:comment>
  <w:comment w:id="11" w:author="Top童话" w:date="2026-01-29T16:04:23Z" w:initials="">
    <w:p w14:paraId="73256D9E">
      <w:pPr>
        <w:pStyle w:val="28"/>
        <w:rPr>
          <w:rFonts w:hint="default" w:eastAsiaTheme="minorEastAsia"/>
          <w:lang w:val="en-US" w:eastAsia="zh-CN"/>
        </w:rPr>
      </w:pPr>
      <w:r>
        <w:rPr>
          <w:rFonts w:hint="eastAsia"/>
          <w:lang w:val="en-US" w:eastAsia="zh-CN"/>
        </w:rPr>
        <w:t>你后面没有描述状态感知的话就删了</w:t>
      </w:r>
    </w:p>
  </w:comment>
  <w:comment w:id="12" w:author="Top童话" w:date="2026-01-29T16:07:41Z" w:initials="">
    <w:p w14:paraId="52451D83">
      <w:pPr>
        <w:pStyle w:val="28"/>
        <w:rPr>
          <w:rFonts w:hint="default" w:eastAsiaTheme="minorEastAsia"/>
          <w:lang w:val="en-US" w:eastAsia="zh-CN"/>
        </w:rPr>
      </w:pPr>
      <w:r>
        <w:rPr>
          <w:rFonts w:hint="eastAsia"/>
          <w:lang w:val="en-US" w:eastAsia="zh-CN"/>
        </w:rPr>
        <w:t>对这两个核心功能的需求描述很详细，如果最后字数过多的话，可以选择对这部分简写</w:t>
      </w:r>
    </w:p>
  </w:comment>
  <w:comment w:id="13" w:author="Top童话" w:date="2026-01-29T16:08:34Z" w:initials="">
    <w:p w14:paraId="0B4A9A82">
      <w:pPr>
        <w:pStyle w:val="28"/>
        <w:rPr>
          <w:rFonts w:hint="default" w:eastAsiaTheme="minorEastAsia"/>
          <w:lang w:val="en-US" w:eastAsia="zh-CN"/>
        </w:rPr>
      </w:pPr>
      <w:r>
        <w:rPr>
          <w:rFonts w:hint="eastAsia"/>
          <w:lang w:val="en-US" w:eastAsia="zh-CN"/>
        </w:rPr>
        <w:t>按照会员功能需求分析的格式进行调整修改，适当缩减些内容，后面两个角色的也是</w:t>
      </w:r>
    </w:p>
  </w:comment>
  <w:comment w:id="14" w:author="Top童话" w:date="2026-01-29T16:10:10Z" w:initials="">
    <w:p w14:paraId="2B1D7625">
      <w:pPr>
        <w:pStyle w:val="28"/>
        <w:rPr>
          <w:rFonts w:hint="default" w:eastAsiaTheme="minorEastAsia"/>
          <w:lang w:val="en-US" w:eastAsia="zh-CN"/>
        </w:rPr>
      </w:pPr>
      <w:r>
        <w:rPr>
          <w:rFonts w:hint="eastAsia"/>
          <w:lang w:val="en-US" w:eastAsia="zh-CN"/>
        </w:rPr>
        <w:t>这是从哪些方面进行的分析呢？分点论述哈</w:t>
      </w:r>
    </w:p>
  </w:comment>
  <w:comment w:id="15" w:author="Top童话" w:date="2026-01-29T16:10:49Z" w:initials="">
    <w:p w14:paraId="77B5C01F">
      <w:pPr>
        <w:pStyle w:val="28"/>
        <w:rPr>
          <w:rFonts w:hint="default" w:eastAsiaTheme="minorEastAsia"/>
          <w:lang w:val="en-US" w:eastAsia="zh-CN"/>
        </w:rPr>
      </w:pPr>
      <w:r>
        <w:rPr>
          <w:rFonts w:hint="eastAsia"/>
          <w:lang w:val="en-US" w:eastAsia="zh-CN"/>
        </w:rPr>
        <w:t>这部分需要大改哈，你去看看别人的系统设计部分怎么写的哈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ED3957" w15:done="0"/>
  <w15:commentEx w15:paraId="6DCDEA96" w15:done="0"/>
  <w15:commentEx w15:paraId="2DF4317F" w15:done="0"/>
  <w15:commentEx w15:paraId="6FA4C3FD" w15:done="0"/>
  <w15:commentEx w15:paraId="4628BD33" w15:done="0"/>
  <w15:commentEx w15:paraId="652D6E5F" w15:done="0"/>
  <w15:commentEx w15:paraId="6C10A0A0" w15:done="0"/>
  <w15:commentEx w15:paraId="71C65BC2" w15:done="0"/>
  <w15:commentEx w15:paraId="3D95B011" w15:done="0"/>
  <w15:commentEx w15:paraId="57CE5EA3" w15:done="0"/>
  <w15:commentEx w15:paraId="37758163" w15:done="0"/>
  <w15:commentEx w15:paraId="73256D9E" w15:done="0"/>
  <w15:commentEx w15:paraId="52451D83" w15:done="0"/>
  <w15:commentEx w15:paraId="0B4A9A82" w15:done="0"/>
  <w15:commentEx w15:paraId="2B1D7625" w15:done="0"/>
  <w15:commentEx w15:paraId="77B5C01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swiss"/>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23EDC">
    <w:pPr>
      <w:pStyle w:val="5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3CF04">
    <w:pPr>
      <w:pStyle w:val="5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610D8">
    <w:pPr>
      <w:pStyle w:val="5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0EBB8">
    <w:pPr>
      <w:pStyle w:val="5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71355">
                          <w:pPr>
                            <w:pStyle w:val="55"/>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B571355">
                    <w:pPr>
                      <w:pStyle w:val="55"/>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F7FB7">
    <w:pPr>
      <w:pStyle w:val="5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8CFAC">
    <w:pPr>
      <w:pStyle w:val="5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A4A77">
    <w:pPr>
      <w:pStyle w:val="5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06006">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B2C8F"/>
    <w:multiLevelType w:val="singleLevel"/>
    <w:tmpl w:val="90AB2C8F"/>
    <w:lvl w:ilvl="0" w:tentative="0">
      <w:start w:val="3"/>
      <w:numFmt w:val="decimal"/>
      <w:suff w:val="nothing"/>
      <w:lvlText w:val="（%1）"/>
      <w:lvlJc w:val="left"/>
    </w:lvl>
  </w:abstractNum>
  <w:abstractNum w:abstractNumId="1">
    <w:nsid w:val="90D12158"/>
    <w:multiLevelType w:val="singleLevel"/>
    <w:tmpl w:val="90D1215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2">
    <w:nsid w:val="A1001707"/>
    <w:multiLevelType w:val="singleLevel"/>
    <w:tmpl w:val="A1001707"/>
    <w:lvl w:ilvl="0" w:tentative="0">
      <w:start w:val="1"/>
      <w:numFmt w:val="decimal"/>
      <w:lvlText w:val="(%1)"/>
      <w:lvlJc w:val="left"/>
      <w:pPr>
        <w:ind w:left="425" w:hanging="425"/>
      </w:pPr>
      <w:rPr>
        <w:rFonts w:hint="default"/>
      </w:rPr>
    </w:lvl>
  </w:abstractNum>
  <w:abstractNum w:abstractNumId="3">
    <w:nsid w:val="D6FAFE41"/>
    <w:multiLevelType w:val="singleLevel"/>
    <w:tmpl w:val="D6FAFE41"/>
    <w:lvl w:ilvl="0" w:tentative="0">
      <w:start w:val="1"/>
      <w:numFmt w:val="decimal"/>
      <w:pStyle w:val="47"/>
      <w:lvlText w:val="%1."/>
      <w:lvlJc w:val="left"/>
      <w:pPr>
        <w:tabs>
          <w:tab w:val="left" w:pos="1620"/>
        </w:tabs>
        <w:ind w:left="1620" w:hanging="360"/>
      </w:pPr>
    </w:lvl>
  </w:abstractNum>
  <w:abstractNum w:abstractNumId="4">
    <w:nsid w:val="E6A20B06"/>
    <w:multiLevelType w:val="singleLevel"/>
    <w:tmpl w:val="E6A20B06"/>
    <w:lvl w:ilvl="0" w:tentative="0">
      <w:start w:val="1"/>
      <w:numFmt w:val="decimal"/>
      <w:suff w:val="space"/>
      <w:lvlText w:val="%1."/>
      <w:lvlJc w:val="left"/>
    </w:lvl>
  </w:abstractNum>
  <w:abstractNum w:abstractNumId="5">
    <w:nsid w:val="EC67CF0B"/>
    <w:multiLevelType w:val="singleLevel"/>
    <w:tmpl w:val="EC67CF0B"/>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1471C3C"/>
    <w:multiLevelType w:val="singleLevel"/>
    <w:tmpl w:val="F1471C3C"/>
    <w:lvl w:ilvl="0" w:tentative="0">
      <w:start w:val="1"/>
      <w:numFmt w:val="decimal"/>
      <w:lvlText w:val="(%1)"/>
      <w:lvlJc w:val="left"/>
      <w:pPr>
        <w:ind w:left="425" w:hanging="425"/>
      </w:pPr>
      <w:rPr>
        <w:rFonts w:hint="default"/>
      </w:rPr>
    </w:lvl>
  </w:abstractNum>
  <w:abstractNum w:abstractNumId="7">
    <w:nsid w:val="0ADD5B27"/>
    <w:multiLevelType w:val="singleLevel"/>
    <w:tmpl w:val="0ADD5B27"/>
    <w:lvl w:ilvl="0" w:tentative="0">
      <w:start w:val="2"/>
      <w:numFmt w:val="decimal"/>
      <w:lvlText w:val="%1."/>
      <w:lvlJc w:val="left"/>
      <w:pPr>
        <w:tabs>
          <w:tab w:val="left" w:pos="312"/>
        </w:tabs>
      </w:pPr>
    </w:lvl>
  </w:abstractNum>
  <w:abstractNum w:abstractNumId="8">
    <w:nsid w:val="12D298AE"/>
    <w:multiLevelType w:val="singleLevel"/>
    <w:tmpl w:val="12D298AE"/>
    <w:lvl w:ilvl="0" w:tentative="0">
      <w:start w:val="1"/>
      <w:numFmt w:val="decimal"/>
      <w:pStyle w:val="14"/>
      <w:lvlText w:val="%1."/>
      <w:lvlJc w:val="left"/>
      <w:pPr>
        <w:tabs>
          <w:tab w:val="left" w:pos="780"/>
        </w:tabs>
        <w:ind w:left="780" w:hanging="360"/>
      </w:pPr>
    </w:lvl>
  </w:abstractNum>
  <w:abstractNum w:abstractNumId="9">
    <w:nsid w:val="1CCC06D7"/>
    <w:multiLevelType w:val="multilevel"/>
    <w:tmpl w:val="1CCC06D7"/>
    <w:lvl w:ilvl="0" w:tentative="0">
      <w:start w:val="1"/>
      <w:numFmt w:val="decimal"/>
      <w:suff w:val="space"/>
      <w:lvlText w:val="%1"/>
      <w:lvlJc w:val="left"/>
      <w:pPr>
        <w:tabs>
          <w:tab w:val="left" w:pos="357"/>
        </w:tabs>
        <w:ind w:left="357" w:hanging="357"/>
      </w:pPr>
      <w:rPr>
        <w:b/>
      </w:rPr>
    </w:lvl>
    <w:lvl w:ilvl="1" w:tentative="0">
      <w:start w:val="1"/>
      <w:numFmt w:val="decimal"/>
      <w:suff w:val="space"/>
      <w:lvlText w:val="%1.%2"/>
      <w:lvlJc w:val="left"/>
      <w:pPr>
        <w:tabs>
          <w:tab w:val="left" w:pos="357"/>
        </w:tabs>
        <w:ind w:left="357" w:hanging="357"/>
      </w:pPr>
      <w:rPr>
        <w:b/>
      </w:rPr>
    </w:lvl>
    <w:lvl w:ilvl="2" w:tentative="0">
      <w:start w:val="1"/>
      <w:numFmt w:val="decimal"/>
      <w:pStyle w:val="105"/>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0">
    <w:nsid w:val="22B4D954"/>
    <w:multiLevelType w:val="singleLevel"/>
    <w:tmpl w:val="22B4D954"/>
    <w:lvl w:ilvl="0" w:tentative="0">
      <w:start w:val="1"/>
      <w:numFmt w:val="decimal"/>
      <w:pStyle w:val="20"/>
      <w:lvlText w:val="%1."/>
      <w:lvlJc w:val="left"/>
      <w:pPr>
        <w:tabs>
          <w:tab w:val="left" w:pos="360"/>
        </w:tabs>
        <w:ind w:left="360" w:hanging="360"/>
      </w:pPr>
    </w:lvl>
  </w:abstractNum>
  <w:abstractNum w:abstractNumId="11">
    <w:nsid w:val="3D55D949"/>
    <w:multiLevelType w:val="singleLevel"/>
    <w:tmpl w:val="3D55D949"/>
    <w:lvl w:ilvl="0" w:tentative="0">
      <w:start w:val="1"/>
      <w:numFmt w:val="decimal"/>
      <w:lvlText w:val="(%1)"/>
      <w:lvlJc w:val="left"/>
      <w:pPr>
        <w:ind w:left="425" w:hanging="425"/>
      </w:pPr>
      <w:rPr>
        <w:rFonts w:hint="default"/>
      </w:rPr>
    </w:lvl>
  </w:abstractNum>
  <w:abstractNum w:abstractNumId="12">
    <w:nsid w:val="3F3DD94F"/>
    <w:multiLevelType w:val="singleLevel"/>
    <w:tmpl w:val="3F3DD94F"/>
    <w:lvl w:ilvl="0" w:tentative="0">
      <w:start w:val="1"/>
      <w:numFmt w:val="decimal"/>
      <w:pStyle w:val="36"/>
      <w:lvlText w:val="%1."/>
      <w:lvlJc w:val="left"/>
      <w:pPr>
        <w:tabs>
          <w:tab w:val="left" w:pos="1200"/>
        </w:tabs>
        <w:ind w:left="1200" w:hanging="360"/>
      </w:pPr>
    </w:lvl>
  </w:abstractNum>
  <w:abstractNum w:abstractNumId="13">
    <w:nsid w:val="417E679F"/>
    <w:multiLevelType w:val="singleLevel"/>
    <w:tmpl w:val="417E679F"/>
    <w:lvl w:ilvl="0" w:tentative="0">
      <w:start w:val="1"/>
      <w:numFmt w:val="decimal"/>
      <w:pStyle w:val="65"/>
      <w:lvlText w:val="%1."/>
      <w:lvlJc w:val="left"/>
      <w:pPr>
        <w:tabs>
          <w:tab w:val="left" w:pos="2040"/>
        </w:tabs>
        <w:ind w:left="2040" w:hanging="360"/>
      </w:pPr>
    </w:lvl>
  </w:abstractNum>
  <w:abstractNum w:abstractNumId="14">
    <w:nsid w:val="4C537070"/>
    <w:multiLevelType w:val="singleLevel"/>
    <w:tmpl w:val="4C537070"/>
    <w:lvl w:ilvl="0" w:tentative="0">
      <w:start w:val="1"/>
      <w:numFmt w:val="decimal"/>
      <w:lvlText w:val="[%1]"/>
      <w:lvlJc w:val="left"/>
      <w:pPr>
        <w:tabs>
          <w:tab w:val="left" w:pos="420"/>
        </w:tabs>
        <w:ind w:left="425" w:leftChars="0" w:hanging="425" w:firstLineChars="0"/>
      </w:pPr>
      <w:rPr>
        <w:rFonts w:hint="default"/>
      </w:rPr>
    </w:lvl>
  </w:abstractNum>
  <w:abstractNum w:abstractNumId="15">
    <w:nsid w:val="5F4F22E9"/>
    <w:multiLevelType w:val="singleLevel"/>
    <w:tmpl w:val="5F4F22E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6">
    <w:nsid w:val="793FF840"/>
    <w:multiLevelType w:val="singleLevel"/>
    <w:tmpl w:val="793FF840"/>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7">
    <w:nsid w:val="7B58B968"/>
    <w:multiLevelType w:val="singleLevel"/>
    <w:tmpl w:val="7B58B968"/>
    <w:lvl w:ilvl="0" w:tentative="0">
      <w:start w:val="1"/>
      <w:numFmt w:val="decimal"/>
      <w:lvlText w:val="(%1)"/>
      <w:lvlJc w:val="left"/>
      <w:pPr>
        <w:ind w:left="425" w:hanging="425"/>
      </w:pPr>
      <w:rPr>
        <w:rFonts w:hint="default"/>
      </w:rPr>
    </w:lvl>
  </w:abstractNum>
  <w:abstractNum w:abstractNumId="18">
    <w:nsid w:val="7B9DAE66"/>
    <w:multiLevelType w:val="singleLevel"/>
    <w:tmpl w:val="7B9DAE66"/>
    <w:lvl w:ilvl="0" w:tentative="0">
      <w:start w:val="1"/>
      <w:numFmt w:val="bullet"/>
      <w:pStyle w:val="33"/>
      <w:lvlText w:val=""/>
      <w:lvlJc w:val="left"/>
      <w:pPr>
        <w:tabs>
          <w:tab w:val="left" w:pos="1200"/>
        </w:tabs>
        <w:ind w:left="1200" w:hanging="360"/>
      </w:pPr>
      <w:rPr>
        <w:rFonts w:hint="default" w:ascii="Wingdings" w:hAnsi="Wingdings"/>
      </w:rPr>
    </w:lvl>
  </w:abstractNum>
  <w:num w:numId="1">
    <w:abstractNumId w:val="8"/>
  </w:num>
  <w:num w:numId="2">
    <w:abstractNumId w:val="1"/>
  </w:num>
  <w:num w:numId="3">
    <w:abstractNumId w:val="10"/>
  </w:num>
  <w:num w:numId="4">
    <w:abstractNumId w:val="15"/>
  </w:num>
  <w:num w:numId="5">
    <w:abstractNumId w:val="18"/>
  </w:num>
  <w:num w:numId="6">
    <w:abstractNumId w:val="12"/>
  </w:num>
  <w:num w:numId="7">
    <w:abstractNumId w:val="16"/>
  </w:num>
  <w:num w:numId="8">
    <w:abstractNumId w:val="5"/>
  </w:num>
  <w:num w:numId="9">
    <w:abstractNumId w:val="3"/>
  </w:num>
  <w:num w:numId="10">
    <w:abstractNumId w:val="13"/>
  </w:num>
  <w:num w:numId="11">
    <w:abstractNumId w:val="9"/>
  </w:num>
  <w:num w:numId="12">
    <w:abstractNumId w:val="6"/>
  </w:num>
  <w:num w:numId="13">
    <w:abstractNumId w:val="17"/>
  </w:num>
  <w:num w:numId="14">
    <w:abstractNumId w:val="11"/>
  </w:num>
  <w:num w:numId="15">
    <w:abstractNumId w:val="2"/>
  </w:num>
  <w:num w:numId="16">
    <w:abstractNumId w:val="7"/>
  </w:num>
  <w:num w:numId="17">
    <w:abstractNumId w:val="0"/>
  </w:num>
  <w:num w:numId="18">
    <w:abstractNumId w:val="4"/>
  </w:num>
  <w:num w:numId="19">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op童话">
    <w15:presenceInfo w15:providerId="WPS Office" w15:userId="673569596"/>
  </w15:person>
  <w15:person w15:author="Evildore">
    <w15:presenceInfo w15:providerId="WPS Office" w15:userId="3165957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trackRevisions w:val="1"/>
  <w:documentProtection w:enforcement="0"/>
  <w:defaultTabStop w:val="420"/>
  <w:drawingGridHorizontalSpacing w:val="122"/>
  <w:drawingGridVerticalSpacing w:val="16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RjNjFhNTc1ZDExOTBjYWU4MDQwNzJlZmQyZDY4M2EifQ=="/>
  </w:docVars>
  <w:rsids>
    <w:rsidRoot w:val="00674E7C"/>
    <w:rsid w:val="000329CA"/>
    <w:rsid w:val="000C43D1"/>
    <w:rsid w:val="001465FA"/>
    <w:rsid w:val="00165AE4"/>
    <w:rsid w:val="001E205E"/>
    <w:rsid w:val="002031DB"/>
    <w:rsid w:val="002F383E"/>
    <w:rsid w:val="00322BC3"/>
    <w:rsid w:val="004571E8"/>
    <w:rsid w:val="0053159C"/>
    <w:rsid w:val="00567B1C"/>
    <w:rsid w:val="005A20D5"/>
    <w:rsid w:val="00600A31"/>
    <w:rsid w:val="0063039F"/>
    <w:rsid w:val="00640BDD"/>
    <w:rsid w:val="006446CE"/>
    <w:rsid w:val="0065570B"/>
    <w:rsid w:val="00657A0C"/>
    <w:rsid w:val="00674E7C"/>
    <w:rsid w:val="0067638D"/>
    <w:rsid w:val="006C1D08"/>
    <w:rsid w:val="006F264F"/>
    <w:rsid w:val="00776133"/>
    <w:rsid w:val="007876DF"/>
    <w:rsid w:val="007C17CB"/>
    <w:rsid w:val="00845BF2"/>
    <w:rsid w:val="009C59D6"/>
    <w:rsid w:val="00A31A29"/>
    <w:rsid w:val="00A67E95"/>
    <w:rsid w:val="00AB2D25"/>
    <w:rsid w:val="00BA2311"/>
    <w:rsid w:val="00C85D0F"/>
    <w:rsid w:val="00CC7797"/>
    <w:rsid w:val="00CD2348"/>
    <w:rsid w:val="00D406A0"/>
    <w:rsid w:val="00D56D60"/>
    <w:rsid w:val="00D8776E"/>
    <w:rsid w:val="00DE28E0"/>
    <w:rsid w:val="00E36583"/>
    <w:rsid w:val="00E5052D"/>
    <w:rsid w:val="00E57E3E"/>
    <w:rsid w:val="00F0722A"/>
    <w:rsid w:val="00F325EC"/>
    <w:rsid w:val="00F4184C"/>
    <w:rsid w:val="00F57D78"/>
    <w:rsid w:val="00FC3A94"/>
    <w:rsid w:val="00FE5461"/>
    <w:rsid w:val="01DD59FB"/>
    <w:rsid w:val="01F72632"/>
    <w:rsid w:val="02287A18"/>
    <w:rsid w:val="025D54FF"/>
    <w:rsid w:val="02F239AB"/>
    <w:rsid w:val="02F920DE"/>
    <w:rsid w:val="0326440A"/>
    <w:rsid w:val="0340009B"/>
    <w:rsid w:val="036922FD"/>
    <w:rsid w:val="0374238F"/>
    <w:rsid w:val="03C17961"/>
    <w:rsid w:val="044142FC"/>
    <w:rsid w:val="04630E16"/>
    <w:rsid w:val="048F3396"/>
    <w:rsid w:val="050A258B"/>
    <w:rsid w:val="05812EE0"/>
    <w:rsid w:val="059B471B"/>
    <w:rsid w:val="05ED2A31"/>
    <w:rsid w:val="061A7C7A"/>
    <w:rsid w:val="064707DC"/>
    <w:rsid w:val="067F3525"/>
    <w:rsid w:val="06A31FFE"/>
    <w:rsid w:val="06A32425"/>
    <w:rsid w:val="06AE5933"/>
    <w:rsid w:val="07493DE4"/>
    <w:rsid w:val="077C5356"/>
    <w:rsid w:val="07D46172"/>
    <w:rsid w:val="085813B6"/>
    <w:rsid w:val="08901715"/>
    <w:rsid w:val="08BD10F4"/>
    <w:rsid w:val="09173EE8"/>
    <w:rsid w:val="09785085"/>
    <w:rsid w:val="0A3B48B9"/>
    <w:rsid w:val="0A3D787A"/>
    <w:rsid w:val="0A481E7F"/>
    <w:rsid w:val="0A784EBD"/>
    <w:rsid w:val="0B8E5805"/>
    <w:rsid w:val="0BCB1C9E"/>
    <w:rsid w:val="0BF56037"/>
    <w:rsid w:val="0C636DEB"/>
    <w:rsid w:val="0CDD0FA5"/>
    <w:rsid w:val="0D057DAC"/>
    <w:rsid w:val="0D987605"/>
    <w:rsid w:val="0DD73112"/>
    <w:rsid w:val="0DE409AE"/>
    <w:rsid w:val="0E057DA1"/>
    <w:rsid w:val="0E156819"/>
    <w:rsid w:val="0E1B053E"/>
    <w:rsid w:val="0E48524A"/>
    <w:rsid w:val="0F987405"/>
    <w:rsid w:val="0FC81174"/>
    <w:rsid w:val="0FFB2153"/>
    <w:rsid w:val="10283879"/>
    <w:rsid w:val="10341683"/>
    <w:rsid w:val="10856BCA"/>
    <w:rsid w:val="109E5ADF"/>
    <w:rsid w:val="10E7736C"/>
    <w:rsid w:val="10E94938"/>
    <w:rsid w:val="11537B7A"/>
    <w:rsid w:val="1163025D"/>
    <w:rsid w:val="123371E8"/>
    <w:rsid w:val="12805F14"/>
    <w:rsid w:val="12857C2E"/>
    <w:rsid w:val="128B3251"/>
    <w:rsid w:val="13244B2D"/>
    <w:rsid w:val="134E6311"/>
    <w:rsid w:val="137E1789"/>
    <w:rsid w:val="139C2A90"/>
    <w:rsid w:val="13AC582C"/>
    <w:rsid w:val="13B563E8"/>
    <w:rsid w:val="13D63D8F"/>
    <w:rsid w:val="13EA0AB8"/>
    <w:rsid w:val="14592FC7"/>
    <w:rsid w:val="14F51B78"/>
    <w:rsid w:val="158F797B"/>
    <w:rsid w:val="15A40A9A"/>
    <w:rsid w:val="160D6EEF"/>
    <w:rsid w:val="16A11991"/>
    <w:rsid w:val="16A43DFD"/>
    <w:rsid w:val="16B67CD2"/>
    <w:rsid w:val="17213AFE"/>
    <w:rsid w:val="1749510D"/>
    <w:rsid w:val="176E3185"/>
    <w:rsid w:val="190E4405"/>
    <w:rsid w:val="19231FC9"/>
    <w:rsid w:val="193D71F3"/>
    <w:rsid w:val="197B0FE8"/>
    <w:rsid w:val="19C8453D"/>
    <w:rsid w:val="19D454DE"/>
    <w:rsid w:val="19FB7AAE"/>
    <w:rsid w:val="1AAF4A8F"/>
    <w:rsid w:val="1AB74578"/>
    <w:rsid w:val="1AF851FC"/>
    <w:rsid w:val="1B3B1E85"/>
    <w:rsid w:val="1B481352"/>
    <w:rsid w:val="1BD25A4D"/>
    <w:rsid w:val="1C67332C"/>
    <w:rsid w:val="1CA643DD"/>
    <w:rsid w:val="1CC218DE"/>
    <w:rsid w:val="1CE031AA"/>
    <w:rsid w:val="1CF80644"/>
    <w:rsid w:val="1D143544"/>
    <w:rsid w:val="1D1922E9"/>
    <w:rsid w:val="1D506A5E"/>
    <w:rsid w:val="1DBB2225"/>
    <w:rsid w:val="1DFD3489"/>
    <w:rsid w:val="1E336FF8"/>
    <w:rsid w:val="1EB606F1"/>
    <w:rsid w:val="1F120A29"/>
    <w:rsid w:val="1F437CC6"/>
    <w:rsid w:val="1F4E796B"/>
    <w:rsid w:val="1F9C1D8C"/>
    <w:rsid w:val="1FF9734B"/>
    <w:rsid w:val="20210D51"/>
    <w:rsid w:val="20790B8D"/>
    <w:rsid w:val="20F866A1"/>
    <w:rsid w:val="213A45E3"/>
    <w:rsid w:val="217F2E6C"/>
    <w:rsid w:val="219F29EC"/>
    <w:rsid w:val="21C00B44"/>
    <w:rsid w:val="21C91D49"/>
    <w:rsid w:val="21E91230"/>
    <w:rsid w:val="21E95146"/>
    <w:rsid w:val="22024183"/>
    <w:rsid w:val="223C7CD1"/>
    <w:rsid w:val="22CC32D2"/>
    <w:rsid w:val="22EF2060"/>
    <w:rsid w:val="230022FA"/>
    <w:rsid w:val="231C055B"/>
    <w:rsid w:val="235F1ED6"/>
    <w:rsid w:val="23924EA7"/>
    <w:rsid w:val="23A6054D"/>
    <w:rsid w:val="23D60969"/>
    <w:rsid w:val="23D63257"/>
    <w:rsid w:val="24660A95"/>
    <w:rsid w:val="24AB3F84"/>
    <w:rsid w:val="25813496"/>
    <w:rsid w:val="2593416A"/>
    <w:rsid w:val="25A248AF"/>
    <w:rsid w:val="25CA64DA"/>
    <w:rsid w:val="26243349"/>
    <w:rsid w:val="262745A9"/>
    <w:rsid w:val="264F0E67"/>
    <w:rsid w:val="2672726E"/>
    <w:rsid w:val="26787021"/>
    <w:rsid w:val="268D6C84"/>
    <w:rsid w:val="26C42242"/>
    <w:rsid w:val="270109B9"/>
    <w:rsid w:val="27416AF7"/>
    <w:rsid w:val="276E2ACE"/>
    <w:rsid w:val="278E2DFF"/>
    <w:rsid w:val="280B29AF"/>
    <w:rsid w:val="286A1BF6"/>
    <w:rsid w:val="28920A3E"/>
    <w:rsid w:val="2938747F"/>
    <w:rsid w:val="29413F3A"/>
    <w:rsid w:val="2979112F"/>
    <w:rsid w:val="297B3C95"/>
    <w:rsid w:val="298F314E"/>
    <w:rsid w:val="29C61D8F"/>
    <w:rsid w:val="2A7F3FBF"/>
    <w:rsid w:val="2AD35BB0"/>
    <w:rsid w:val="2AE35581"/>
    <w:rsid w:val="2B5C7557"/>
    <w:rsid w:val="2B65281E"/>
    <w:rsid w:val="2C2B4540"/>
    <w:rsid w:val="2CB62571"/>
    <w:rsid w:val="2CB84FA2"/>
    <w:rsid w:val="2CD958AE"/>
    <w:rsid w:val="2D37238E"/>
    <w:rsid w:val="2D5E35E4"/>
    <w:rsid w:val="2D7C5178"/>
    <w:rsid w:val="2D8F002A"/>
    <w:rsid w:val="2DAC7408"/>
    <w:rsid w:val="2DB061CE"/>
    <w:rsid w:val="2DB444F7"/>
    <w:rsid w:val="2DB86843"/>
    <w:rsid w:val="2DDE33CA"/>
    <w:rsid w:val="2E316055"/>
    <w:rsid w:val="2EB415CB"/>
    <w:rsid w:val="2EE90600"/>
    <w:rsid w:val="2EE93605"/>
    <w:rsid w:val="2F0D5BDD"/>
    <w:rsid w:val="2F1054D4"/>
    <w:rsid w:val="2F282921"/>
    <w:rsid w:val="2F3314F6"/>
    <w:rsid w:val="2F915588"/>
    <w:rsid w:val="306453B6"/>
    <w:rsid w:val="30673008"/>
    <w:rsid w:val="306B6EE9"/>
    <w:rsid w:val="30711FD2"/>
    <w:rsid w:val="315658FD"/>
    <w:rsid w:val="3191737B"/>
    <w:rsid w:val="31A716E7"/>
    <w:rsid w:val="32F966F8"/>
    <w:rsid w:val="3330051F"/>
    <w:rsid w:val="33660B60"/>
    <w:rsid w:val="33CE16A9"/>
    <w:rsid w:val="34232234"/>
    <w:rsid w:val="344B2D1B"/>
    <w:rsid w:val="34605E94"/>
    <w:rsid w:val="34681A08"/>
    <w:rsid w:val="34802AFF"/>
    <w:rsid w:val="34D92F53"/>
    <w:rsid w:val="34E41468"/>
    <w:rsid w:val="351C1704"/>
    <w:rsid w:val="352357C2"/>
    <w:rsid w:val="35AB2E20"/>
    <w:rsid w:val="35D30C5A"/>
    <w:rsid w:val="36204E53"/>
    <w:rsid w:val="36E5649E"/>
    <w:rsid w:val="37240498"/>
    <w:rsid w:val="37743557"/>
    <w:rsid w:val="37D1071F"/>
    <w:rsid w:val="38382F2E"/>
    <w:rsid w:val="38602788"/>
    <w:rsid w:val="387B4186"/>
    <w:rsid w:val="38942A24"/>
    <w:rsid w:val="38B33219"/>
    <w:rsid w:val="3905309B"/>
    <w:rsid w:val="39395B1F"/>
    <w:rsid w:val="39B616F1"/>
    <w:rsid w:val="39C57198"/>
    <w:rsid w:val="39C57535"/>
    <w:rsid w:val="3A395226"/>
    <w:rsid w:val="3A3C19A3"/>
    <w:rsid w:val="3A3C555F"/>
    <w:rsid w:val="3A526D18"/>
    <w:rsid w:val="3AA16E13"/>
    <w:rsid w:val="3AC637D9"/>
    <w:rsid w:val="3AE72E6B"/>
    <w:rsid w:val="3B2E5D86"/>
    <w:rsid w:val="3B7905A1"/>
    <w:rsid w:val="3B7E1EBD"/>
    <w:rsid w:val="3BC52BB6"/>
    <w:rsid w:val="3C454E83"/>
    <w:rsid w:val="3C48190C"/>
    <w:rsid w:val="3D3675FD"/>
    <w:rsid w:val="3D6F736D"/>
    <w:rsid w:val="3D6F7A43"/>
    <w:rsid w:val="3E3B7BE9"/>
    <w:rsid w:val="3E476B1C"/>
    <w:rsid w:val="3EBF3D52"/>
    <w:rsid w:val="3EC435FE"/>
    <w:rsid w:val="3EDE66B4"/>
    <w:rsid w:val="3EF05D19"/>
    <w:rsid w:val="3F475B80"/>
    <w:rsid w:val="3F7C4ACB"/>
    <w:rsid w:val="3FA00970"/>
    <w:rsid w:val="3FFA644F"/>
    <w:rsid w:val="40066507"/>
    <w:rsid w:val="404E15C0"/>
    <w:rsid w:val="40896D0A"/>
    <w:rsid w:val="40FC6E1E"/>
    <w:rsid w:val="410568E1"/>
    <w:rsid w:val="412A25AE"/>
    <w:rsid w:val="412E0240"/>
    <w:rsid w:val="413F483C"/>
    <w:rsid w:val="416A109C"/>
    <w:rsid w:val="41871821"/>
    <w:rsid w:val="420A277B"/>
    <w:rsid w:val="4247037C"/>
    <w:rsid w:val="44202A53"/>
    <w:rsid w:val="445C5837"/>
    <w:rsid w:val="447D00E1"/>
    <w:rsid w:val="44B33FE2"/>
    <w:rsid w:val="44C51BCB"/>
    <w:rsid w:val="450B3595"/>
    <w:rsid w:val="45307BC3"/>
    <w:rsid w:val="4597133B"/>
    <w:rsid w:val="461E1CF7"/>
    <w:rsid w:val="470D3C59"/>
    <w:rsid w:val="47101EB0"/>
    <w:rsid w:val="47294549"/>
    <w:rsid w:val="47504DA7"/>
    <w:rsid w:val="47571378"/>
    <w:rsid w:val="479A2FBF"/>
    <w:rsid w:val="47A6272B"/>
    <w:rsid w:val="47C547D4"/>
    <w:rsid w:val="48047AE4"/>
    <w:rsid w:val="481822D3"/>
    <w:rsid w:val="487620F2"/>
    <w:rsid w:val="48A92B9F"/>
    <w:rsid w:val="48C400C8"/>
    <w:rsid w:val="48F84348"/>
    <w:rsid w:val="4A0B70E0"/>
    <w:rsid w:val="4ACE1952"/>
    <w:rsid w:val="4B296C14"/>
    <w:rsid w:val="4B316AC8"/>
    <w:rsid w:val="4BA40904"/>
    <w:rsid w:val="4BC075BC"/>
    <w:rsid w:val="4C342C84"/>
    <w:rsid w:val="4C4E2FA9"/>
    <w:rsid w:val="4C7A2888"/>
    <w:rsid w:val="4CA359F7"/>
    <w:rsid w:val="4CF3569F"/>
    <w:rsid w:val="4D441F51"/>
    <w:rsid w:val="4DA2003D"/>
    <w:rsid w:val="4DCC0E28"/>
    <w:rsid w:val="4E222FDC"/>
    <w:rsid w:val="4E35193A"/>
    <w:rsid w:val="4E6D29C4"/>
    <w:rsid w:val="4EB3158A"/>
    <w:rsid w:val="4ECE1A58"/>
    <w:rsid w:val="4F64180E"/>
    <w:rsid w:val="4FC61F62"/>
    <w:rsid w:val="4FDD5913"/>
    <w:rsid w:val="4FE53B8D"/>
    <w:rsid w:val="4FFF200E"/>
    <w:rsid w:val="500F7E65"/>
    <w:rsid w:val="50256815"/>
    <w:rsid w:val="50300B11"/>
    <w:rsid w:val="50563E5D"/>
    <w:rsid w:val="50CA7443"/>
    <w:rsid w:val="51084BD7"/>
    <w:rsid w:val="51424D5F"/>
    <w:rsid w:val="514839CF"/>
    <w:rsid w:val="514B353D"/>
    <w:rsid w:val="516E232E"/>
    <w:rsid w:val="518E212A"/>
    <w:rsid w:val="51914ADE"/>
    <w:rsid w:val="529408B1"/>
    <w:rsid w:val="5295690B"/>
    <w:rsid w:val="52B35E29"/>
    <w:rsid w:val="53087F7D"/>
    <w:rsid w:val="531406A5"/>
    <w:rsid w:val="53816022"/>
    <w:rsid w:val="53F0398D"/>
    <w:rsid w:val="541D18A2"/>
    <w:rsid w:val="542C0846"/>
    <w:rsid w:val="54C341E7"/>
    <w:rsid w:val="54CD1A2D"/>
    <w:rsid w:val="54CE6A47"/>
    <w:rsid w:val="54DB45C6"/>
    <w:rsid w:val="550A48A2"/>
    <w:rsid w:val="552C52CA"/>
    <w:rsid w:val="55853420"/>
    <w:rsid w:val="55B84EAE"/>
    <w:rsid w:val="56E77AD7"/>
    <w:rsid w:val="56FD3742"/>
    <w:rsid w:val="571310DA"/>
    <w:rsid w:val="57380171"/>
    <w:rsid w:val="575B7169"/>
    <w:rsid w:val="577246AB"/>
    <w:rsid w:val="577D2735"/>
    <w:rsid w:val="57BC467E"/>
    <w:rsid w:val="57C45237"/>
    <w:rsid w:val="583077A8"/>
    <w:rsid w:val="58E15526"/>
    <w:rsid w:val="594B280B"/>
    <w:rsid w:val="59811520"/>
    <w:rsid w:val="59A0270B"/>
    <w:rsid w:val="59A9411B"/>
    <w:rsid w:val="5A201A9E"/>
    <w:rsid w:val="5A6759C3"/>
    <w:rsid w:val="5A7274BD"/>
    <w:rsid w:val="5A8E6876"/>
    <w:rsid w:val="5ACF0409"/>
    <w:rsid w:val="5AEA5C0E"/>
    <w:rsid w:val="5AEB2C7D"/>
    <w:rsid w:val="5B0519EE"/>
    <w:rsid w:val="5B462990"/>
    <w:rsid w:val="5B6E1EE2"/>
    <w:rsid w:val="5BAB6ADE"/>
    <w:rsid w:val="5BBE0092"/>
    <w:rsid w:val="5BC30E56"/>
    <w:rsid w:val="5BDB024D"/>
    <w:rsid w:val="5C61035E"/>
    <w:rsid w:val="5CAA532B"/>
    <w:rsid w:val="5CAC2E4F"/>
    <w:rsid w:val="5D0B433F"/>
    <w:rsid w:val="5D441192"/>
    <w:rsid w:val="5D5A54FE"/>
    <w:rsid w:val="5D6F4C43"/>
    <w:rsid w:val="5DFE05C1"/>
    <w:rsid w:val="5EFE39E7"/>
    <w:rsid w:val="5F042907"/>
    <w:rsid w:val="5F3E31FA"/>
    <w:rsid w:val="5F401E77"/>
    <w:rsid w:val="5F7832BF"/>
    <w:rsid w:val="5FAD4C20"/>
    <w:rsid w:val="5FBB1958"/>
    <w:rsid w:val="600C6FB6"/>
    <w:rsid w:val="606851B7"/>
    <w:rsid w:val="608337E2"/>
    <w:rsid w:val="60A456E4"/>
    <w:rsid w:val="60D6106E"/>
    <w:rsid w:val="61002057"/>
    <w:rsid w:val="61477910"/>
    <w:rsid w:val="61646962"/>
    <w:rsid w:val="617526CF"/>
    <w:rsid w:val="61D93BAB"/>
    <w:rsid w:val="61DA73EA"/>
    <w:rsid w:val="62112F2A"/>
    <w:rsid w:val="62363D20"/>
    <w:rsid w:val="62BF0B8F"/>
    <w:rsid w:val="62D032DE"/>
    <w:rsid w:val="636B5B38"/>
    <w:rsid w:val="638763D9"/>
    <w:rsid w:val="63B21F28"/>
    <w:rsid w:val="64283B72"/>
    <w:rsid w:val="643654AF"/>
    <w:rsid w:val="646811AD"/>
    <w:rsid w:val="64A0404D"/>
    <w:rsid w:val="64E864C4"/>
    <w:rsid w:val="65C10D51"/>
    <w:rsid w:val="65C558DA"/>
    <w:rsid w:val="65D4319C"/>
    <w:rsid w:val="65FE4AFB"/>
    <w:rsid w:val="66B3296E"/>
    <w:rsid w:val="66DA76CA"/>
    <w:rsid w:val="66E80D3D"/>
    <w:rsid w:val="6715402C"/>
    <w:rsid w:val="67463615"/>
    <w:rsid w:val="675B5EC3"/>
    <w:rsid w:val="675B62D9"/>
    <w:rsid w:val="67714745"/>
    <w:rsid w:val="67B97DDD"/>
    <w:rsid w:val="67BD3540"/>
    <w:rsid w:val="67C955A3"/>
    <w:rsid w:val="67D21348"/>
    <w:rsid w:val="680D67C2"/>
    <w:rsid w:val="681A5D7E"/>
    <w:rsid w:val="683148EF"/>
    <w:rsid w:val="68C030F7"/>
    <w:rsid w:val="691152BF"/>
    <w:rsid w:val="69414646"/>
    <w:rsid w:val="69924860"/>
    <w:rsid w:val="69962DC6"/>
    <w:rsid w:val="69E949AD"/>
    <w:rsid w:val="69FF27F5"/>
    <w:rsid w:val="6A27116B"/>
    <w:rsid w:val="6A724667"/>
    <w:rsid w:val="6A874249"/>
    <w:rsid w:val="6A8E3776"/>
    <w:rsid w:val="6A9E35F8"/>
    <w:rsid w:val="6ADD43E2"/>
    <w:rsid w:val="6B14233D"/>
    <w:rsid w:val="6BC81541"/>
    <w:rsid w:val="6BCB406A"/>
    <w:rsid w:val="6BD20172"/>
    <w:rsid w:val="6BDB33E5"/>
    <w:rsid w:val="6BFE7D3C"/>
    <w:rsid w:val="6C577324"/>
    <w:rsid w:val="6CA33714"/>
    <w:rsid w:val="6D1C6AA2"/>
    <w:rsid w:val="6D4135A5"/>
    <w:rsid w:val="6DCE2536"/>
    <w:rsid w:val="6EFB6D71"/>
    <w:rsid w:val="6F5A12D1"/>
    <w:rsid w:val="70246F97"/>
    <w:rsid w:val="702D268C"/>
    <w:rsid w:val="704A3EDC"/>
    <w:rsid w:val="71235CA4"/>
    <w:rsid w:val="718E1706"/>
    <w:rsid w:val="719360E4"/>
    <w:rsid w:val="7196099E"/>
    <w:rsid w:val="721219BD"/>
    <w:rsid w:val="721B2E1F"/>
    <w:rsid w:val="723D234C"/>
    <w:rsid w:val="726D2E3A"/>
    <w:rsid w:val="72B73CFC"/>
    <w:rsid w:val="72E12DC5"/>
    <w:rsid w:val="72E610FA"/>
    <w:rsid w:val="732C66ED"/>
    <w:rsid w:val="73492B25"/>
    <w:rsid w:val="734A79B4"/>
    <w:rsid w:val="735C22D6"/>
    <w:rsid w:val="736D6C6F"/>
    <w:rsid w:val="73F234F8"/>
    <w:rsid w:val="7402003C"/>
    <w:rsid w:val="742E1AA0"/>
    <w:rsid w:val="743E20D6"/>
    <w:rsid w:val="745030E5"/>
    <w:rsid w:val="745B4E61"/>
    <w:rsid w:val="75971662"/>
    <w:rsid w:val="75C75F9E"/>
    <w:rsid w:val="768B0016"/>
    <w:rsid w:val="76967F29"/>
    <w:rsid w:val="769E7EE0"/>
    <w:rsid w:val="76C71A8C"/>
    <w:rsid w:val="76F37EC6"/>
    <w:rsid w:val="778D03B6"/>
    <w:rsid w:val="77B27D81"/>
    <w:rsid w:val="781D6819"/>
    <w:rsid w:val="784A1C60"/>
    <w:rsid w:val="788D71B5"/>
    <w:rsid w:val="78A77606"/>
    <w:rsid w:val="79C73ADB"/>
    <w:rsid w:val="7A08012D"/>
    <w:rsid w:val="7A3902E6"/>
    <w:rsid w:val="7A3A405E"/>
    <w:rsid w:val="7B197C05"/>
    <w:rsid w:val="7B414824"/>
    <w:rsid w:val="7B6773DA"/>
    <w:rsid w:val="7BDA6BEB"/>
    <w:rsid w:val="7C662EE9"/>
    <w:rsid w:val="7C7D329E"/>
    <w:rsid w:val="7CCA00FD"/>
    <w:rsid w:val="7CEC5B36"/>
    <w:rsid w:val="7D4276B6"/>
    <w:rsid w:val="7D66043F"/>
    <w:rsid w:val="7D7054C9"/>
    <w:rsid w:val="7D751E6F"/>
    <w:rsid w:val="7DBE373E"/>
    <w:rsid w:val="7DEF2C7F"/>
    <w:rsid w:val="7E3179BB"/>
    <w:rsid w:val="7E74183B"/>
    <w:rsid w:val="7F424333"/>
    <w:rsid w:val="7F9E5991"/>
    <w:rsid w:val="7FB320D1"/>
    <w:rsid w:val="7FD53329"/>
    <w:rsid w:val="7FE84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99"/>
    <w:qFormat/>
    <w:uiPriority w:val="0"/>
    <w:pPr>
      <w:keepNext/>
      <w:keepLines/>
      <w:spacing w:before="340" w:after="330" w:line="576" w:lineRule="auto"/>
      <w:outlineLvl w:val="0"/>
    </w:pPr>
    <w:rPr>
      <w:b/>
      <w:kern w:val="44"/>
      <w:sz w:val="44"/>
    </w:rPr>
  </w:style>
  <w:style w:type="paragraph" w:styleId="4">
    <w:name w:val="heading 2"/>
    <w:basedOn w:val="1"/>
    <w:next w:val="1"/>
    <w:link w:val="95"/>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link w:val="94"/>
    <w:unhideWhenUsed/>
    <w:qFormat/>
    <w:uiPriority w:val="0"/>
    <w:pPr>
      <w:keepNext/>
      <w:keepLines/>
      <w:spacing w:before="260" w:after="260" w:line="413" w:lineRule="auto"/>
      <w:outlineLvl w:val="2"/>
    </w:pPr>
    <w:rPr>
      <w:b/>
      <w:sz w:val="32"/>
    </w:rPr>
  </w:style>
  <w:style w:type="paragraph" w:styleId="6">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spacing w:before="280" w:after="290" w:line="372" w:lineRule="auto"/>
      <w:outlineLvl w:val="4"/>
    </w:pPr>
    <w:rPr>
      <w:b/>
      <w:sz w:val="28"/>
    </w:rPr>
  </w:style>
  <w:style w:type="paragraph" w:styleId="8">
    <w:name w:val="heading 6"/>
    <w:basedOn w:val="1"/>
    <w:next w:val="1"/>
    <w:semiHidden/>
    <w:unhideWhenUsed/>
    <w:qFormat/>
    <w:uiPriority w:val="0"/>
    <w:pPr>
      <w:keepNext/>
      <w:keepLines/>
      <w:spacing w:before="240" w:after="64"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spacing w:before="240" w:after="64" w:line="317" w:lineRule="auto"/>
      <w:outlineLvl w:val="6"/>
    </w:pPr>
    <w:rPr>
      <w:b/>
      <w:sz w:val="24"/>
    </w:rPr>
  </w:style>
  <w:style w:type="paragraph" w:styleId="10">
    <w:name w:val="heading 8"/>
    <w:basedOn w:val="1"/>
    <w:next w:val="1"/>
    <w:semiHidden/>
    <w:unhideWhenUsed/>
    <w:qFormat/>
    <w:uiPriority w:val="0"/>
    <w:pPr>
      <w:keepNext/>
      <w:keepLines/>
      <w:spacing w:before="240" w:after="64"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spacing w:before="240" w:after="64" w:line="317" w:lineRule="auto"/>
      <w:outlineLvl w:val="8"/>
    </w:pPr>
    <w:rPr>
      <w:rFonts w:ascii="Arial" w:hAnsi="Arial" w:eastAsia="黑体"/>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1"/>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index 8"/>
    <w:basedOn w:val="1"/>
    <w:next w:val="1"/>
    <w:qFormat/>
    <w:uiPriority w:val="0"/>
    <w:pPr>
      <w:ind w:left="1400" w:leftChars="1400"/>
    </w:pPr>
  </w:style>
  <w:style w:type="paragraph" w:styleId="19">
    <w:name w:val="E-mail Signature"/>
    <w:basedOn w:val="1"/>
    <w:qFormat/>
    <w:uiPriority w:val="0"/>
  </w:style>
  <w:style w:type="paragraph" w:styleId="20">
    <w:name w:val="List Number"/>
    <w:basedOn w:val="1"/>
    <w:qFormat/>
    <w:uiPriority w:val="0"/>
    <w:pPr>
      <w:numPr>
        <w:ilvl w:val="0"/>
        <w:numId w:val="3"/>
      </w:numPr>
    </w:pPr>
  </w:style>
  <w:style w:type="paragraph" w:styleId="21">
    <w:name w:val="Normal Indent"/>
    <w:basedOn w:val="1"/>
    <w:qFormat/>
    <w:uiPriority w:val="0"/>
    <w:pPr>
      <w:ind w:firstLine="420" w:firstLineChars="200"/>
    </w:pPr>
  </w:style>
  <w:style w:type="paragraph" w:styleId="22">
    <w:name w:val="caption"/>
    <w:basedOn w:val="1"/>
    <w:next w:val="1"/>
    <w:semiHidden/>
    <w:unhideWhenUsed/>
    <w:qFormat/>
    <w:uiPriority w:val="0"/>
    <w:rPr>
      <w:rFonts w:ascii="Arial" w:hAnsi="Arial" w:eastAsia="黑体"/>
      <w:sz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4"/>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pPr>
    <w:rPr>
      <w:rFonts w:ascii="Arial" w:hAnsi="Arial"/>
      <w:sz w:val="24"/>
    </w:rPr>
  </w:style>
  <w:style w:type="paragraph" w:styleId="28">
    <w:name w:val="annotation text"/>
    <w:basedOn w:val="1"/>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qFormat/>
    <w:uiPriority w:val="0"/>
  </w:style>
  <w:style w:type="paragraph" w:styleId="31">
    <w:name w:val="Body Text 3"/>
    <w:basedOn w:val="1"/>
    <w:qFormat/>
    <w:uiPriority w:val="0"/>
    <w:pPr>
      <w:spacing w:after="12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5"/>
      </w:numPr>
    </w:pPr>
  </w:style>
  <w:style w:type="paragraph" w:styleId="34">
    <w:name w:val="Body Text"/>
    <w:basedOn w:val="1"/>
    <w:qFormat/>
    <w:uiPriority w:val="0"/>
    <w:pPr>
      <w:spacing w:after="120"/>
    </w:pPr>
  </w:style>
  <w:style w:type="paragraph" w:styleId="35">
    <w:name w:val="Body Text Indent"/>
    <w:basedOn w:val="1"/>
    <w:qFormat/>
    <w:uiPriority w:val="0"/>
    <w:pPr>
      <w:spacing w:after="120"/>
      <w:ind w:left="420" w:leftChars="200"/>
    </w:pPr>
  </w:style>
  <w:style w:type="paragraph" w:styleId="36">
    <w:name w:val="List Number 3"/>
    <w:basedOn w:val="1"/>
    <w:qFormat/>
    <w:uiPriority w:val="0"/>
    <w:pPr>
      <w:numPr>
        <w:ilvl w:val="0"/>
        <w:numId w:val="6"/>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ind w:left="420" w:leftChars="200"/>
    </w:pPr>
  </w:style>
  <w:style w:type="paragraph" w:styleId="39">
    <w:name w:val="Block Text"/>
    <w:basedOn w:val="1"/>
    <w:qFormat/>
    <w:uiPriority w:val="0"/>
    <w:pPr>
      <w:spacing w:after="120"/>
      <w:ind w:left="1440" w:leftChars="700" w:right="700" w:rightChars="700"/>
    </w:pPr>
  </w:style>
  <w:style w:type="paragraph" w:styleId="40">
    <w:name w:val="List Bullet 2"/>
    <w:basedOn w:val="1"/>
    <w:qFormat/>
    <w:uiPriority w:val="0"/>
    <w:pPr>
      <w:numPr>
        <w:ilvl w:val="0"/>
        <w:numId w:val="7"/>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qFormat/>
    <w:uiPriority w:val="0"/>
    <w:rPr>
      <w:rFonts w:ascii="宋体" w:hAnsi="Courier New"/>
    </w:rPr>
  </w:style>
  <w:style w:type="paragraph" w:styleId="46">
    <w:name w:val="List Bullet 5"/>
    <w:basedOn w:val="1"/>
    <w:qFormat/>
    <w:uiPriority w:val="0"/>
    <w:pPr>
      <w:numPr>
        <w:ilvl w:val="0"/>
        <w:numId w:val="8"/>
      </w:numPr>
    </w:pPr>
  </w:style>
  <w:style w:type="paragraph" w:styleId="47">
    <w:name w:val="List Number 4"/>
    <w:basedOn w:val="1"/>
    <w:qFormat/>
    <w:uiPriority w:val="0"/>
    <w:pPr>
      <w:numPr>
        <w:ilvl w:val="0"/>
        <w:numId w:val="9"/>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qFormat/>
    <w:uiPriority w:val="0"/>
    <w:pPr>
      <w:ind w:left="100" w:leftChars="2500"/>
    </w:pPr>
  </w:style>
  <w:style w:type="paragraph" w:styleId="51">
    <w:name w:val="Body Text Indent 2"/>
    <w:basedOn w:val="1"/>
    <w:qFormat/>
    <w:uiPriority w:val="0"/>
    <w:pPr>
      <w:spacing w:after="120" w:line="480" w:lineRule="auto"/>
      <w:ind w:left="420" w:leftChars="200"/>
    </w:pPr>
  </w:style>
  <w:style w:type="paragraph" w:styleId="52">
    <w:name w:val="endnote text"/>
    <w:basedOn w:val="1"/>
    <w:qFormat/>
    <w:uiPriority w:val="0"/>
    <w:pPr>
      <w:snapToGrid w:val="0"/>
      <w:jc w:val="left"/>
    </w:pPr>
  </w:style>
  <w:style w:type="paragraph" w:styleId="53">
    <w:name w:val="List Continue 5"/>
    <w:basedOn w:val="1"/>
    <w:qFormat/>
    <w:uiPriority w:val="0"/>
    <w:pPr>
      <w:spacing w:after="120"/>
      <w:ind w:left="2100" w:leftChars="1000"/>
    </w:pPr>
  </w:style>
  <w:style w:type="paragraph" w:styleId="54">
    <w:name w:val="Balloon Text"/>
    <w:basedOn w:val="1"/>
    <w:qFormat/>
    <w:uiPriority w:val="0"/>
    <w:rPr>
      <w:sz w:val="18"/>
    </w:rPr>
  </w:style>
  <w:style w:type="paragraph" w:styleId="55">
    <w:name w:val="footer"/>
    <w:basedOn w:val="1"/>
    <w:qFormat/>
    <w:uiPriority w:val="0"/>
    <w:pPr>
      <w:tabs>
        <w:tab w:val="center" w:pos="4153"/>
        <w:tab w:val="right" w:pos="8306"/>
      </w:tabs>
      <w:snapToGrid w:val="0"/>
      <w:jc w:val="left"/>
    </w:pPr>
    <w:rPr>
      <w:sz w:val="18"/>
    </w:rPr>
  </w:style>
  <w:style w:type="paragraph" w:styleId="56">
    <w:name w:val="envelope return"/>
    <w:basedOn w:val="1"/>
    <w:qFormat/>
    <w:uiPriority w:val="0"/>
    <w:pPr>
      <w:snapToGrid w:val="0"/>
    </w:pPr>
    <w:rPr>
      <w:rFonts w:ascii="Arial" w:hAnsi="Arial"/>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8">
    <w:name w:val="Signature"/>
    <w:basedOn w:val="1"/>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basedOn w:val="1"/>
    <w:qFormat/>
    <w:uiPriority w:val="0"/>
    <w:pPr>
      <w:spacing w:before="240" w:after="60" w:line="312" w:lineRule="auto"/>
      <w:jc w:val="center"/>
      <w:outlineLvl w:val="1"/>
    </w:pPr>
    <w:rPr>
      <w:rFonts w:ascii="Arial" w:hAnsi="Arial"/>
      <w:b/>
      <w:kern w:val="28"/>
      <w:sz w:val="32"/>
    </w:rPr>
  </w:style>
  <w:style w:type="paragraph" w:styleId="65">
    <w:name w:val="List Number 5"/>
    <w:basedOn w:val="1"/>
    <w:qFormat/>
    <w:uiPriority w:val="0"/>
    <w:pPr>
      <w:numPr>
        <w:ilvl w:val="0"/>
        <w:numId w:val="10"/>
      </w:numPr>
    </w:pPr>
  </w:style>
  <w:style w:type="paragraph" w:styleId="66">
    <w:name w:val="List"/>
    <w:basedOn w:val="1"/>
    <w:qFormat/>
    <w:uiPriority w:val="0"/>
    <w:pPr>
      <w:ind w:left="200" w:hanging="200" w:hangingChars="200"/>
    </w:pPr>
  </w:style>
  <w:style w:type="paragraph" w:styleId="67">
    <w:name w:val="footnote text"/>
    <w:basedOn w:val="1"/>
    <w:qFormat/>
    <w:uiPriority w:val="0"/>
    <w:pPr>
      <w:snapToGrid w:val="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2">
    <w:name w:val="List Continue 3"/>
    <w:basedOn w:val="1"/>
    <w:qFormat/>
    <w:uiPriority w:val="0"/>
    <w:pPr>
      <w:spacing w:after="120"/>
      <w:ind w:left="1260" w:leftChars="600"/>
    </w:pPr>
  </w:style>
  <w:style w:type="paragraph" w:styleId="83">
    <w:name w:val="index 2"/>
    <w:basedOn w:val="1"/>
    <w:next w:val="1"/>
    <w:qFormat/>
    <w:uiPriority w:val="0"/>
    <w:pPr>
      <w:ind w:left="200" w:leftChars="200"/>
    </w:pPr>
  </w:style>
  <w:style w:type="paragraph" w:styleId="84">
    <w:name w:val="Title"/>
    <w:basedOn w:val="1"/>
    <w:qFormat/>
    <w:uiPriority w:val="0"/>
    <w:pPr>
      <w:spacing w:before="240" w:after="60"/>
      <w:jc w:val="center"/>
      <w:outlineLvl w:val="0"/>
    </w:pPr>
    <w:rPr>
      <w:rFonts w:ascii="Arial" w:hAnsi="Arial"/>
      <w:b/>
      <w:sz w:val="32"/>
    </w:rPr>
  </w:style>
  <w:style w:type="paragraph" w:styleId="85">
    <w:name w:val="annotation subject"/>
    <w:basedOn w:val="28"/>
    <w:next w:val="28"/>
    <w:qFormat/>
    <w:uiPriority w:val="0"/>
    <w:rPr>
      <w:b/>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table" w:styleId="89">
    <w:name w:val="Table Grid"/>
    <w:basedOn w:val="88"/>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0"/>
    <w:rPr>
      <w:b/>
    </w:rPr>
  </w:style>
  <w:style w:type="character" w:styleId="92">
    <w:name w:val="page number"/>
    <w:basedOn w:val="90"/>
    <w:qFormat/>
    <w:uiPriority w:val="0"/>
  </w:style>
  <w:style w:type="character" w:styleId="93">
    <w:name w:val="Hyperlink"/>
    <w:basedOn w:val="90"/>
    <w:unhideWhenUsed/>
    <w:qFormat/>
    <w:uiPriority w:val="99"/>
    <w:rPr>
      <w:color w:val="0026E5" w:themeColor="hyperlink"/>
      <w:u w:val="single"/>
      <w14:textFill>
        <w14:solidFill>
          <w14:schemeClr w14:val="hlink"/>
        </w14:solidFill>
      </w14:textFill>
    </w:rPr>
  </w:style>
  <w:style w:type="character" w:customStyle="1" w:styleId="94">
    <w:name w:val="标题 3 字符"/>
    <w:link w:val="5"/>
    <w:qFormat/>
    <w:uiPriority w:val="0"/>
    <w:rPr>
      <w:b/>
      <w:sz w:val="32"/>
    </w:rPr>
  </w:style>
  <w:style w:type="character" w:customStyle="1" w:styleId="95">
    <w:name w:val="标题 2 字符"/>
    <w:link w:val="4"/>
    <w:qFormat/>
    <w:uiPriority w:val="99"/>
    <w:rPr>
      <w:rFonts w:ascii="Arial" w:hAnsi="Arial" w:eastAsia="黑体"/>
      <w:b/>
      <w:sz w:val="32"/>
    </w:rPr>
  </w:style>
  <w:style w:type="paragraph" w:customStyle="1" w:styleId="96">
    <w:name w:val="WPSOffice手动目录 1"/>
    <w:qFormat/>
    <w:uiPriority w:val="0"/>
    <w:rPr>
      <w:rFonts w:ascii="Times New Roman" w:hAnsi="Times New Roman" w:eastAsia="宋体" w:cs="Times New Roman"/>
      <w:lang w:val="en-US" w:eastAsia="zh-CN" w:bidi="ar-SA"/>
    </w:rPr>
  </w:style>
  <w:style w:type="paragraph" w:customStyle="1" w:styleId="9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9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99">
    <w:name w:val="标题 1 字符"/>
    <w:link w:val="3"/>
    <w:qFormat/>
    <w:uiPriority w:val="0"/>
    <w:rPr>
      <w:b/>
      <w:kern w:val="44"/>
      <w:sz w:val="44"/>
    </w:rPr>
  </w:style>
  <w:style w:type="paragraph" w:customStyle="1" w:styleId="100">
    <w:name w:val="图表名"/>
    <w:basedOn w:val="1"/>
    <w:qFormat/>
    <w:uiPriority w:val="0"/>
    <w:pPr>
      <w:tabs>
        <w:tab w:val="left" w:pos="4845"/>
      </w:tabs>
      <w:spacing w:before="120" w:after="120"/>
      <w:jc w:val="center"/>
    </w:pPr>
    <w:rPr>
      <w:rFonts w:hint="eastAsia" w:ascii="楷体" w:hAnsi="楷体" w:eastAsia="黑体" w:cs="楷体"/>
      <w:szCs w:val="21"/>
    </w:rPr>
  </w:style>
  <w:style w:type="paragraph" w:customStyle="1" w:styleId="101">
    <w:name w:val="b63ee27f-4cf3-414c-9275-d88e3f90795e"/>
    <w:basedOn w:val="5"/>
    <w:next w:val="102"/>
    <w:link w:val="103"/>
    <w:qFormat/>
    <w:uiPriority w:val="0"/>
    <w:pPr>
      <w:adjustRightInd w:val="0"/>
      <w:spacing w:before="0" w:after="0" w:line="288" w:lineRule="auto"/>
      <w:jc w:val="left"/>
    </w:pPr>
    <w:rPr>
      <w:rFonts w:ascii="微软雅黑" w:hAnsi="微软雅黑" w:eastAsia="微软雅黑" w:cs="宋体"/>
      <w:bCs/>
      <w:color w:val="000000"/>
      <w:sz w:val="26"/>
      <w:szCs w:val="21"/>
    </w:rPr>
  </w:style>
  <w:style w:type="paragraph" w:customStyle="1" w:styleId="102">
    <w:name w:val="acbfdd8b-e11b-4d36-88ff-6049b138f862"/>
    <w:basedOn w:val="1"/>
    <w:link w:val="104"/>
    <w:qFormat/>
    <w:uiPriority w:val="0"/>
    <w:pPr>
      <w:adjustRightInd w:val="0"/>
      <w:spacing w:line="288" w:lineRule="auto"/>
      <w:jc w:val="left"/>
    </w:pPr>
    <w:rPr>
      <w:rFonts w:ascii="微软雅黑" w:hAnsi="微软雅黑" w:eastAsia="微软雅黑"/>
      <w:color w:val="000000"/>
      <w:sz w:val="22"/>
    </w:rPr>
  </w:style>
  <w:style w:type="character" w:customStyle="1" w:styleId="103">
    <w:name w:val="b63ee27f-4cf3-414c-9275-d88e3f90795e 字符"/>
    <w:basedOn w:val="90"/>
    <w:link w:val="101"/>
    <w:qFormat/>
    <w:uiPriority w:val="0"/>
    <w:rPr>
      <w:rFonts w:ascii="微软雅黑" w:hAnsi="微软雅黑" w:eastAsia="微软雅黑" w:cs="宋体"/>
      <w:b/>
      <w:bCs/>
      <w:color w:val="000000"/>
      <w:kern w:val="2"/>
      <w:sz w:val="26"/>
      <w:szCs w:val="21"/>
    </w:rPr>
  </w:style>
  <w:style w:type="character" w:customStyle="1" w:styleId="104">
    <w:name w:val="acbfdd8b-e11b-4d36-88ff-6049b138f862 字符"/>
    <w:basedOn w:val="90"/>
    <w:link w:val="102"/>
    <w:qFormat/>
    <w:uiPriority w:val="0"/>
    <w:rPr>
      <w:rFonts w:ascii="微软雅黑" w:hAnsi="微软雅黑" w:eastAsia="微软雅黑" w:cstheme="minorBidi"/>
      <w:color w:val="000000"/>
      <w:kern w:val="2"/>
      <w:sz w:val="22"/>
      <w:szCs w:val="24"/>
    </w:rPr>
  </w:style>
  <w:style w:type="paragraph" w:customStyle="1" w:styleId="105">
    <w:name w:val="8bcb8ff2-dace-4d23-859e-d17d3441e36c"/>
    <w:basedOn w:val="5"/>
    <w:next w:val="106"/>
    <w:link w:val="107"/>
    <w:qFormat/>
    <w:uiPriority w:val="0"/>
    <w:pPr>
      <w:numPr>
        <w:ilvl w:val="2"/>
        <w:numId w:val="11"/>
      </w:numPr>
      <w:adjustRightInd w:val="0"/>
      <w:spacing w:before="0" w:after="0" w:line="288" w:lineRule="auto"/>
      <w:ind w:left="0" w:firstLine="0"/>
      <w:jc w:val="left"/>
    </w:pPr>
    <w:rPr>
      <w:rFonts w:ascii="微软雅黑" w:hAnsi="微软雅黑" w:eastAsia="微软雅黑" w:cs="宋体"/>
      <w:bCs/>
      <w:color w:val="000000"/>
      <w:sz w:val="26"/>
      <w:szCs w:val="21"/>
    </w:rPr>
  </w:style>
  <w:style w:type="paragraph" w:customStyle="1" w:styleId="106">
    <w:name w:val="6d40456e-b323-429d-9693-bbe1e67bb9c3"/>
    <w:basedOn w:val="1"/>
    <w:link w:val="108"/>
    <w:qFormat/>
    <w:uiPriority w:val="0"/>
    <w:pPr>
      <w:adjustRightInd w:val="0"/>
      <w:spacing w:line="288" w:lineRule="auto"/>
      <w:jc w:val="left"/>
    </w:pPr>
    <w:rPr>
      <w:rFonts w:ascii="微软雅黑" w:hAnsi="微软雅黑" w:eastAsia="微软雅黑" w:cs="宋体"/>
      <w:bCs/>
      <w:color w:val="000000"/>
      <w:sz w:val="22"/>
      <w:szCs w:val="21"/>
    </w:rPr>
  </w:style>
  <w:style w:type="character" w:customStyle="1" w:styleId="107">
    <w:name w:val="8bcb8ff2-dace-4d23-859e-d17d3441e36c 字符"/>
    <w:basedOn w:val="90"/>
    <w:link w:val="105"/>
    <w:qFormat/>
    <w:uiPriority w:val="0"/>
    <w:rPr>
      <w:rFonts w:ascii="微软雅黑" w:hAnsi="微软雅黑" w:eastAsia="微软雅黑" w:cs="宋体"/>
      <w:b/>
      <w:bCs/>
      <w:color w:val="000000"/>
      <w:kern w:val="2"/>
      <w:sz w:val="26"/>
      <w:szCs w:val="21"/>
    </w:rPr>
  </w:style>
  <w:style w:type="character" w:customStyle="1" w:styleId="108">
    <w:name w:val="6d40456e-b323-429d-9693-bbe1e67bb9c3 字符"/>
    <w:basedOn w:val="90"/>
    <w:link w:val="106"/>
    <w:qFormat/>
    <w:uiPriority w:val="0"/>
    <w:rPr>
      <w:rFonts w:ascii="微软雅黑" w:hAnsi="微软雅黑" w:eastAsia="微软雅黑" w:cs="宋体"/>
      <w:bCs/>
      <w:color w:val="000000"/>
      <w:kern w:val="2"/>
      <w:sz w:val="22"/>
      <w:szCs w:val="21"/>
    </w:rPr>
  </w:style>
  <w:style w:type="paragraph" w:customStyle="1" w:styleId="109">
    <w:name w:val="566ba9ff-a5b0-4b6f-bbdf-c3ab41993fc2"/>
    <w:basedOn w:val="6"/>
    <w:next w:val="102"/>
    <w:link w:val="110"/>
    <w:qFormat/>
    <w:uiPriority w:val="0"/>
    <w:pPr>
      <w:adjustRightInd w:val="0"/>
      <w:spacing w:before="0" w:after="0" w:line="288" w:lineRule="auto"/>
      <w:jc w:val="left"/>
    </w:pPr>
    <w:rPr>
      <w:rFonts w:ascii="微软雅黑" w:hAnsi="微软雅黑" w:eastAsia="微软雅黑"/>
      <w:color w:val="000000"/>
      <w:sz w:val="24"/>
    </w:rPr>
  </w:style>
  <w:style w:type="character" w:customStyle="1" w:styleId="110">
    <w:name w:val="566ba9ff-a5b0-4b6f-bbdf-c3ab41993fc2 字符"/>
    <w:basedOn w:val="103"/>
    <w:link w:val="109"/>
    <w:qFormat/>
    <w:uiPriority w:val="0"/>
    <w:rPr>
      <w:rFonts w:ascii="微软雅黑" w:hAnsi="微软雅黑" w:eastAsia="微软雅黑" w:cstheme="minorBidi"/>
      <w:bCs w:val="0"/>
      <w:color w:val="000000"/>
      <w:kern w:val="2"/>
      <w:sz w:val="24"/>
      <w:szCs w:val="24"/>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sv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8BBD57-23E3-4D8A-ACCB-2D3C566BDB0E}">
  <ds:schemaRefs/>
</ds:datastoreItem>
</file>

<file path=docProps/app.xml><?xml version="1.0" encoding="utf-8"?>
<Properties xmlns="http://schemas.openxmlformats.org/officeDocument/2006/extended-properties" xmlns:vt="http://schemas.openxmlformats.org/officeDocument/2006/docPropsVTypes">
  <Template>Normal</Template>
  <Pages>31</Pages>
  <Words>312</Words>
  <Characters>333</Characters>
  <Lines>390</Lines>
  <Paragraphs>317</Paragraphs>
  <TotalTime>109</TotalTime>
  <ScaleCrop>false</ScaleCrop>
  <LinksUpToDate>false</LinksUpToDate>
  <CharactersWithSpaces>333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2024-07-03T07:09:00Z</dcterms:created>
  <dc:creator>admin</dc:creator>
  <cp:lastModifiedBy>Evildore</cp:lastModifiedBy>
  <dcterms:modified xsi:type="dcterms:W3CDTF">2026-03-11T15:38:23Z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2F27F2D96BA04F64936544BC4CDCBDD8_13</vt:lpwstr>
  </property>
  <property fmtid="{D5CDD505-2E9C-101B-9397-08002B2CF9AE}" pid="4" name="KSOTemplateDocerSaveRecord">
    <vt:lpwstr>eyJoZGlkIjoiMDI4YjViMzA0ZmQyNTBlZDdhMGUwNThkZWY0ZmU3ZDMiLCJ1c2VySWQiOiI5MjcyMTg3NTcifQ==</vt:lpwstr>
  </property>
</Properties>
</file>